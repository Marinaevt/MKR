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FCD356" w14:textId="77777777" w:rsidR="00A26F01" w:rsidRPr="00D1166F" w:rsidRDefault="00650B57" w:rsidP="00A26F01">
      <w:pPr>
        <w:widowControl w:val="0"/>
        <w:tabs>
          <w:tab w:val="left" w:pos="5420"/>
        </w:tabs>
        <w:jc w:val="center"/>
        <w:rPr>
          <w:szCs w:val="28"/>
        </w:rPr>
      </w:pPr>
      <w:r w:rsidRPr="00D1166F">
        <w:rPr>
          <w:smallCaps/>
          <w:szCs w:val="28"/>
        </w:rPr>
        <w:t>ФЕДЕРАЛЬНОЕ ГОСУДАРСТВЕННОЕ</w:t>
      </w:r>
      <w:r w:rsidR="00A26F01" w:rsidRPr="00D1166F">
        <w:rPr>
          <w:smallCaps/>
          <w:szCs w:val="28"/>
        </w:rPr>
        <w:t xml:space="preserve"> АВТОНОМНОЕ </w:t>
      </w:r>
      <w:r w:rsidR="00A26F01" w:rsidRPr="00D1166F">
        <w:rPr>
          <w:smallCaps/>
          <w:szCs w:val="28"/>
        </w:rPr>
        <w:br/>
        <w:t>ОБРАЗОВАТЕЛЬНОЕ УЧРЕЖДЕНИЕ</w:t>
      </w:r>
      <w:r w:rsidR="00A26F01">
        <w:rPr>
          <w:smallCaps/>
          <w:szCs w:val="28"/>
        </w:rPr>
        <w:t xml:space="preserve"> </w:t>
      </w:r>
      <w:r w:rsidR="00A26F01" w:rsidRPr="00D1166F">
        <w:rPr>
          <w:smallCaps/>
          <w:szCs w:val="28"/>
        </w:rPr>
        <w:t>ВЫСШЕГО ОБРАЗОВАНИЯ</w:t>
      </w:r>
    </w:p>
    <w:p w14:paraId="6C44541E" w14:textId="77777777" w:rsidR="00A26F01" w:rsidRPr="00D1166F" w:rsidRDefault="00A26F01" w:rsidP="00A26F01">
      <w:pPr>
        <w:widowControl w:val="0"/>
        <w:tabs>
          <w:tab w:val="left" w:pos="5420"/>
        </w:tabs>
        <w:jc w:val="center"/>
        <w:rPr>
          <w:szCs w:val="28"/>
        </w:rPr>
      </w:pPr>
      <w:r w:rsidRPr="00D1166F">
        <w:rPr>
          <w:smallCaps/>
          <w:szCs w:val="28"/>
        </w:rPr>
        <w:t>«НАЦИОНАЛЬНЫЙ ИССЛЕДОВАТЕЛЬСКИЙ УНИВЕРСИТЕТ</w:t>
      </w:r>
    </w:p>
    <w:p w14:paraId="145C06DA" w14:textId="77777777" w:rsidR="00A26F01" w:rsidRPr="00D1166F" w:rsidRDefault="00A26F01" w:rsidP="00A26F01">
      <w:pPr>
        <w:widowControl w:val="0"/>
        <w:tabs>
          <w:tab w:val="left" w:pos="5420"/>
        </w:tabs>
        <w:jc w:val="center"/>
        <w:rPr>
          <w:smallCaps/>
          <w:szCs w:val="28"/>
        </w:rPr>
      </w:pPr>
      <w:r w:rsidRPr="00D1166F">
        <w:rPr>
          <w:smallCaps/>
          <w:szCs w:val="28"/>
        </w:rPr>
        <w:t>«ВЫСШАЯ ШКОЛА ЭКОНОМИКИ»</w:t>
      </w:r>
    </w:p>
    <w:p w14:paraId="297F87BA" w14:textId="77777777" w:rsidR="00A26F01" w:rsidRPr="00D1166F" w:rsidRDefault="00A26F01" w:rsidP="00A26F01">
      <w:pPr>
        <w:widowControl w:val="0"/>
        <w:tabs>
          <w:tab w:val="left" w:pos="5420"/>
        </w:tabs>
        <w:jc w:val="center"/>
        <w:rPr>
          <w:szCs w:val="28"/>
        </w:rPr>
      </w:pPr>
    </w:p>
    <w:p w14:paraId="1C86BCB2" w14:textId="77777777" w:rsidR="00A26F01" w:rsidRPr="00D1166F" w:rsidRDefault="00A26F01" w:rsidP="00A26F01">
      <w:pPr>
        <w:pStyle w:val="6"/>
        <w:numPr>
          <w:ilvl w:val="0"/>
          <w:numId w:val="0"/>
        </w:numPr>
        <w:spacing w:before="0" w:after="0"/>
        <w:ind w:left="1152" w:hanging="1152"/>
        <w:jc w:val="center"/>
        <w:rPr>
          <w:rFonts w:ascii="Times New Roman" w:hAnsi="Times New Roman"/>
          <w:sz w:val="28"/>
          <w:szCs w:val="28"/>
        </w:rPr>
      </w:pPr>
      <w:r w:rsidRPr="00D1166F">
        <w:rPr>
          <w:rFonts w:ascii="Times New Roman" w:hAnsi="Times New Roman"/>
          <w:sz w:val="28"/>
          <w:szCs w:val="28"/>
        </w:rPr>
        <w:t>Московский институт электроники и математики</w:t>
      </w:r>
    </w:p>
    <w:p w14:paraId="7801AF22" w14:textId="77777777" w:rsidR="00A26F01" w:rsidRPr="00D1166F" w:rsidRDefault="00A26F01" w:rsidP="00A26F01">
      <w:pPr>
        <w:jc w:val="center"/>
        <w:rPr>
          <w:szCs w:val="28"/>
        </w:rPr>
      </w:pPr>
    </w:p>
    <w:p w14:paraId="73A8AD93" w14:textId="77777777" w:rsidR="00A26F01" w:rsidRPr="00D1166F" w:rsidRDefault="00A26F01" w:rsidP="00A26F01">
      <w:pPr>
        <w:jc w:val="center"/>
        <w:rPr>
          <w:szCs w:val="28"/>
        </w:rPr>
      </w:pPr>
    </w:p>
    <w:p w14:paraId="2917D4EB" w14:textId="77777777" w:rsidR="00A26F01" w:rsidRPr="00D1166F" w:rsidRDefault="00A26F01" w:rsidP="00A26F01">
      <w:pPr>
        <w:jc w:val="center"/>
        <w:rPr>
          <w:szCs w:val="28"/>
        </w:rPr>
      </w:pPr>
      <w:r>
        <w:rPr>
          <w:szCs w:val="28"/>
        </w:rPr>
        <w:t>Евтеева Марина Леонидовна</w:t>
      </w:r>
    </w:p>
    <w:p w14:paraId="1250003C" w14:textId="77777777" w:rsidR="00A26F01" w:rsidRPr="00D1166F" w:rsidRDefault="00A26F01" w:rsidP="00A26F01">
      <w:pPr>
        <w:jc w:val="center"/>
        <w:rPr>
          <w:szCs w:val="28"/>
        </w:rPr>
      </w:pPr>
    </w:p>
    <w:p w14:paraId="2225AE81" w14:textId="77777777" w:rsidR="00A26F01" w:rsidRPr="00D1166F" w:rsidRDefault="00A26F01" w:rsidP="00A26F01">
      <w:pPr>
        <w:jc w:val="center"/>
        <w:rPr>
          <w:b/>
          <w:smallCaps/>
          <w:szCs w:val="28"/>
        </w:rPr>
      </w:pPr>
    </w:p>
    <w:p w14:paraId="1AA440E4" w14:textId="77777777" w:rsidR="00A26F01" w:rsidRPr="00D1166F" w:rsidRDefault="00A26F01" w:rsidP="00A26F01">
      <w:pPr>
        <w:jc w:val="center"/>
        <w:rPr>
          <w:szCs w:val="28"/>
        </w:rPr>
      </w:pPr>
      <w:r w:rsidRPr="00A26F01">
        <w:rPr>
          <w:b/>
          <w:smallCaps/>
          <w:szCs w:val="28"/>
        </w:rPr>
        <w:t>КОМПЬЮТЕРНОЕ МОДЕЛИРОВАНИЕ ПРОЦЕССОВ ФОРМОВКИ СВЕРХПЛАСТИЧНЫХ МАТЕРИАЛОВ</w:t>
      </w:r>
    </w:p>
    <w:p w14:paraId="2A5A1CE2" w14:textId="77777777" w:rsidR="00A26F01" w:rsidRPr="00D1166F" w:rsidRDefault="00A26F01" w:rsidP="00A26F01">
      <w:pPr>
        <w:jc w:val="center"/>
        <w:rPr>
          <w:szCs w:val="28"/>
        </w:rPr>
      </w:pPr>
    </w:p>
    <w:p w14:paraId="5E12CA77" w14:textId="77777777" w:rsidR="00A26F01" w:rsidRPr="00D1166F" w:rsidRDefault="00A26F01" w:rsidP="00A26F01">
      <w:pPr>
        <w:jc w:val="center"/>
        <w:rPr>
          <w:szCs w:val="28"/>
        </w:rPr>
      </w:pPr>
    </w:p>
    <w:p w14:paraId="11EE1232" w14:textId="77777777" w:rsidR="00A26F01" w:rsidRPr="00D1166F" w:rsidRDefault="00A26F01" w:rsidP="00A26F01">
      <w:pPr>
        <w:jc w:val="center"/>
        <w:rPr>
          <w:szCs w:val="28"/>
        </w:rPr>
      </w:pPr>
      <w:r w:rsidRPr="00D1166F">
        <w:rPr>
          <w:szCs w:val="28"/>
        </w:rPr>
        <w:t xml:space="preserve">Междисциплинарная курсовая работа </w:t>
      </w:r>
    </w:p>
    <w:p w14:paraId="753CCF45" w14:textId="77777777" w:rsidR="00A26F01" w:rsidRDefault="00A26F01" w:rsidP="00A26F01">
      <w:pPr>
        <w:jc w:val="center"/>
        <w:rPr>
          <w:szCs w:val="28"/>
        </w:rPr>
      </w:pPr>
      <w:r w:rsidRPr="00D1166F">
        <w:rPr>
          <w:szCs w:val="28"/>
        </w:rPr>
        <w:t xml:space="preserve">студента образовательной программы </w:t>
      </w:r>
      <w:r w:rsidRPr="00D1166F">
        <w:rPr>
          <w:szCs w:val="28"/>
        </w:rPr>
        <w:br/>
      </w:r>
      <w:r w:rsidR="009F438B">
        <w:rPr>
          <w:szCs w:val="28"/>
        </w:rPr>
        <w:t xml:space="preserve">       </w:t>
      </w:r>
      <w:r w:rsidR="00A72349">
        <w:rPr>
          <w:szCs w:val="28"/>
        </w:rPr>
        <w:t xml:space="preserve">  «</w:t>
      </w:r>
      <w:r>
        <w:rPr>
          <w:szCs w:val="28"/>
        </w:rPr>
        <w:t>Прикладная математика</w:t>
      </w:r>
      <w:r w:rsidRPr="00D1166F">
        <w:rPr>
          <w:szCs w:val="28"/>
        </w:rPr>
        <w:t>»,</w:t>
      </w:r>
    </w:p>
    <w:p w14:paraId="38E8725E" w14:textId="77777777" w:rsidR="00A26F01" w:rsidRPr="00D1166F" w:rsidRDefault="00A26F01" w:rsidP="00A26F01">
      <w:pPr>
        <w:jc w:val="center"/>
        <w:rPr>
          <w:szCs w:val="28"/>
        </w:rPr>
      </w:pPr>
    </w:p>
    <w:p w14:paraId="487853FE" w14:textId="77777777" w:rsidR="00A26F01" w:rsidRPr="00642CB4" w:rsidRDefault="00A26F01" w:rsidP="00A26F01">
      <w:pPr>
        <w:jc w:val="center"/>
        <w:rPr>
          <w:szCs w:val="28"/>
        </w:rPr>
      </w:pPr>
      <w:r>
        <w:rPr>
          <w:szCs w:val="28"/>
        </w:rPr>
        <w:t>г</w:t>
      </w:r>
      <w:r w:rsidRPr="00642CB4">
        <w:rPr>
          <w:szCs w:val="28"/>
        </w:rPr>
        <w:t xml:space="preserve">руппы </w:t>
      </w:r>
      <w:r>
        <w:rPr>
          <w:szCs w:val="28"/>
        </w:rPr>
        <w:t>БПМ-143</w:t>
      </w:r>
    </w:p>
    <w:p w14:paraId="4B3B1AED" w14:textId="77777777" w:rsidR="00A26F01" w:rsidRPr="00D1166F" w:rsidRDefault="00A26F01" w:rsidP="00A26F01">
      <w:pPr>
        <w:jc w:val="right"/>
        <w:rPr>
          <w:color w:val="A6A6A6"/>
          <w:szCs w:val="28"/>
          <w:vertAlign w:val="superscript"/>
        </w:rPr>
      </w:pPr>
    </w:p>
    <w:p w14:paraId="3584E644" w14:textId="77777777" w:rsidR="00A26F01" w:rsidRDefault="00A26F01" w:rsidP="00A26F01">
      <w:pPr>
        <w:jc w:val="center"/>
        <w:rPr>
          <w:color w:val="A6A6A6"/>
          <w:szCs w:val="28"/>
        </w:rPr>
      </w:pPr>
    </w:p>
    <w:p w14:paraId="46829552" w14:textId="77777777" w:rsidR="00A26F01" w:rsidRDefault="00A26F01" w:rsidP="00A26F01">
      <w:pPr>
        <w:jc w:val="center"/>
        <w:rPr>
          <w:color w:val="A6A6A6"/>
          <w:szCs w:val="28"/>
        </w:rPr>
      </w:pPr>
    </w:p>
    <w:p w14:paraId="1AA743BB" w14:textId="77777777" w:rsidR="00A26F01" w:rsidRDefault="00A26F01" w:rsidP="00A26F01">
      <w:pPr>
        <w:jc w:val="center"/>
        <w:rPr>
          <w:color w:val="A6A6A6"/>
          <w:szCs w:val="28"/>
        </w:rPr>
      </w:pPr>
    </w:p>
    <w:p w14:paraId="1DDE27B7" w14:textId="77777777" w:rsidR="00A26F01" w:rsidRDefault="00A26F01" w:rsidP="00A26F01">
      <w:pPr>
        <w:jc w:val="center"/>
        <w:rPr>
          <w:color w:val="A6A6A6"/>
          <w:szCs w:val="28"/>
        </w:rPr>
      </w:pPr>
    </w:p>
    <w:p w14:paraId="6EA65598" w14:textId="77777777" w:rsidR="00A26F01" w:rsidRPr="00D1166F" w:rsidRDefault="00A26F01" w:rsidP="00A26F01">
      <w:pPr>
        <w:jc w:val="center"/>
        <w:rPr>
          <w:color w:val="A6A6A6"/>
          <w:szCs w:val="28"/>
        </w:rPr>
      </w:pPr>
    </w:p>
    <w:p w14:paraId="7E2E984F" w14:textId="77777777" w:rsidR="00A26F01" w:rsidRDefault="00A26F01" w:rsidP="00A26F01">
      <w:pPr>
        <w:jc w:val="center"/>
        <w:rPr>
          <w:color w:val="A6A6A6"/>
          <w:szCs w:val="28"/>
        </w:rPr>
      </w:pPr>
    </w:p>
    <w:p w14:paraId="5C9604B6" w14:textId="77777777" w:rsidR="00A26F01" w:rsidRPr="00D1166F" w:rsidRDefault="00A26F01" w:rsidP="00A26F01">
      <w:pPr>
        <w:ind w:firstLine="0"/>
        <w:rPr>
          <w:color w:val="A6A6A6"/>
          <w:szCs w:val="28"/>
        </w:rPr>
      </w:pPr>
    </w:p>
    <w:tbl>
      <w:tblPr>
        <w:tblW w:w="9639" w:type="dxa"/>
        <w:tblLayout w:type="fixed"/>
        <w:tblLook w:val="0000" w:firstRow="0" w:lastRow="0" w:firstColumn="0" w:lastColumn="0" w:noHBand="0" w:noVBand="0"/>
      </w:tblPr>
      <w:tblGrid>
        <w:gridCol w:w="4785"/>
        <w:gridCol w:w="4854"/>
      </w:tblGrid>
      <w:tr w:rsidR="00A26F01" w:rsidRPr="00D1166F" w14:paraId="61B0B843" w14:textId="77777777" w:rsidTr="00A26F01">
        <w:trPr>
          <w:trHeight w:val="2931"/>
        </w:trPr>
        <w:tc>
          <w:tcPr>
            <w:tcW w:w="4785" w:type="dxa"/>
          </w:tcPr>
          <w:p w14:paraId="023F9742" w14:textId="77777777" w:rsidR="00A26F01" w:rsidRDefault="00A26F01" w:rsidP="00B425B5">
            <w:pPr>
              <w:ind w:firstLine="0"/>
              <w:rPr>
                <w:szCs w:val="28"/>
              </w:rPr>
            </w:pPr>
          </w:p>
          <w:p w14:paraId="5C9A69FC" w14:textId="77777777" w:rsidR="00A26F01" w:rsidRDefault="00A26F01" w:rsidP="00B425B5">
            <w:pPr>
              <w:ind w:firstLine="0"/>
              <w:rPr>
                <w:szCs w:val="28"/>
              </w:rPr>
            </w:pPr>
            <w:r>
              <w:rPr>
                <w:szCs w:val="28"/>
              </w:rPr>
              <w:t>_____________</w:t>
            </w:r>
          </w:p>
          <w:p w14:paraId="2AE0CC6E" w14:textId="77777777" w:rsidR="00A26F01" w:rsidRPr="00642CB4" w:rsidRDefault="00A26F01" w:rsidP="00B425B5">
            <w:pPr>
              <w:ind w:firstLine="0"/>
              <w:rPr>
                <w:sz w:val="16"/>
                <w:szCs w:val="16"/>
              </w:rPr>
            </w:pPr>
            <w:r w:rsidRPr="00642CB4">
              <w:rPr>
                <w:sz w:val="16"/>
                <w:szCs w:val="16"/>
              </w:rPr>
              <w:t>Подпись студента</w:t>
            </w:r>
          </w:p>
          <w:p w14:paraId="0D0F6750" w14:textId="77777777" w:rsidR="00A26F01" w:rsidRPr="00D1166F" w:rsidRDefault="00A26F01" w:rsidP="00B425B5">
            <w:pPr>
              <w:ind w:firstLine="0"/>
              <w:rPr>
                <w:szCs w:val="28"/>
              </w:rPr>
            </w:pPr>
            <w:r>
              <w:rPr>
                <w:szCs w:val="28"/>
              </w:rPr>
              <w:t>М. Л. Евтеева</w:t>
            </w:r>
          </w:p>
          <w:p w14:paraId="22FB2941" w14:textId="77777777" w:rsidR="00A26F01" w:rsidRPr="00D1166F" w:rsidRDefault="00A26F01" w:rsidP="00B425B5">
            <w:pPr>
              <w:ind w:firstLine="0"/>
              <w:rPr>
                <w:szCs w:val="28"/>
              </w:rPr>
            </w:pPr>
          </w:p>
          <w:p w14:paraId="186A5724" w14:textId="77777777" w:rsidR="00A26F01" w:rsidRPr="00D1166F" w:rsidRDefault="00A26F01" w:rsidP="00A26F01">
            <w:pPr>
              <w:ind w:firstLine="0"/>
              <w:rPr>
                <w:szCs w:val="28"/>
              </w:rPr>
            </w:pPr>
          </w:p>
        </w:tc>
        <w:tc>
          <w:tcPr>
            <w:tcW w:w="4854" w:type="dxa"/>
          </w:tcPr>
          <w:p w14:paraId="429DC038" w14:textId="77777777" w:rsidR="00A26F01" w:rsidRPr="00D1166F" w:rsidRDefault="00A26F01" w:rsidP="00B425B5">
            <w:pPr>
              <w:jc w:val="right"/>
              <w:rPr>
                <w:szCs w:val="24"/>
              </w:rPr>
            </w:pPr>
            <w:r>
              <w:rPr>
                <w:szCs w:val="24"/>
              </w:rPr>
              <w:t>Р</w:t>
            </w:r>
            <w:r w:rsidRPr="00D1166F">
              <w:rPr>
                <w:szCs w:val="24"/>
              </w:rPr>
              <w:t>уководитель</w:t>
            </w:r>
          </w:p>
          <w:p w14:paraId="38E3EA67" w14:textId="77777777" w:rsidR="00A26F01" w:rsidRPr="00D1166F" w:rsidRDefault="00A26F01" w:rsidP="00B425B5">
            <w:pPr>
              <w:jc w:val="right"/>
              <w:rPr>
                <w:szCs w:val="24"/>
              </w:rPr>
            </w:pPr>
            <w:r>
              <w:rPr>
                <w:szCs w:val="24"/>
              </w:rPr>
              <w:t>Доцент</w:t>
            </w:r>
            <w:r w:rsidR="009F438B">
              <w:t xml:space="preserve"> </w:t>
            </w:r>
            <w:r w:rsidR="009F438B" w:rsidRPr="009F438B">
              <w:rPr>
                <w:szCs w:val="24"/>
              </w:rPr>
              <w:t>Московский институт электроники и математики им. А.Н. Тихонова / Департамент прикладной математики</w:t>
            </w:r>
          </w:p>
          <w:p w14:paraId="1AA444E4" w14:textId="77777777" w:rsidR="00A26F01" w:rsidRPr="00D1166F" w:rsidRDefault="00A26F01" w:rsidP="00B425B5">
            <w:pPr>
              <w:jc w:val="right"/>
              <w:rPr>
                <w:szCs w:val="24"/>
              </w:rPr>
            </w:pPr>
            <w:r>
              <w:rPr>
                <w:szCs w:val="24"/>
              </w:rPr>
              <w:t>С.А. Аксенов</w:t>
            </w:r>
          </w:p>
          <w:p w14:paraId="2AF39FA5" w14:textId="77777777" w:rsidR="00A26F01" w:rsidRPr="00D1166F" w:rsidRDefault="00A26F01" w:rsidP="00B425B5">
            <w:pPr>
              <w:jc w:val="right"/>
              <w:rPr>
                <w:szCs w:val="24"/>
              </w:rPr>
            </w:pPr>
          </w:p>
          <w:p w14:paraId="5F4034FC" w14:textId="77777777" w:rsidR="00A26F01" w:rsidRPr="00D1166F" w:rsidRDefault="00A26F01" w:rsidP="00B425B5">
            <w:pPr>
              <w:jc w:val="right"/>
              <w:rPr>
                <w:color w:val="A6A6A6"/>
                <w:szCs w:val="24"/>
                <w:vertAlign w:val="superscript"/>
              </w:rPr>
            </w:pPr>
          </w:p>
          <w:p w14:paraId="3D3DA2A8" w14:textId="77777777" w:rsidR="00A26F01" w:rsidRDefault="00A26F01" w:rsidP="00B425B5">
            <w:pPr>
              <w:jc w:val="center"/>
              <w:rPr>
                <w:color w:val="A6A6A6"/>
                <w:szCs w:val="24"/>
              </w:rPr>
            </w:pPr>
          </w:p>
          <w:p w14:paraId="0095CB38" w14:textId="77777777" w:rsidR="00A26F01" w:rsidRDefault="00A26F01" w:rsidP="00B425B5">
            <w:pPr>
              <w:jc w:val="center"/>
              <w:rPr>
                <w:color w:val="A6A6A6"/>
                <w:szCs w:val="24"/>
              </w:rPr>
            </w:pPr>
          </w:p>
          <w:p w14:paraId="0DA1E210" w14:textId="77777777" w:rsidR="00A26F01" w:rsidRDefault="00A26F01" w:rsidP="00B425B5">
            <w:pPr>
              <w:jc w:val="center"/>
              <w:rPr>
                <w:color w:val="A6A6A6"/>
                <w:szCs w:val="24"/>
              </w:rPr>
            </w:pPr>
          </w:p>
          <w:p w14:paraId="166A3491" w14:textId="77777777" w:rsidR="00A26F01" w:rsidRDefault="00A26F01" w:rsidP="00B425B5">
            <w:pPr>
              <w:jc w:val="center"/>
              <w:rPr>
                <w:color w:val="A6A6A6"/>
                <w:szCs w:val="24"/>
              </w:rPr>
            </w:pPr>
          </w:p>
          <w:p w14:paraId="036F58DD" w14:textId="77777777" w:rsidR="00A26F01" w:rsidRPr="00A26F01" w:rsidRDefault="00A26F01" w:rsidP="00A26F01">
            <w:pPr>
              <w:ind w:firstLine="0"/>
              <w:rPr>
                <w:szCs w:val="24"/>
              </w:rPr>
            </w:pPr>
          </w:p>
        </w:tc>
      </w:tr>
      <w:tr w:rsidR="00A26F01" w:rsidRPr="00D1166F" w14:paraId="001C13FC" w14:textId="77777777" w:rsidTr="00A26F01">
        <w:trPr>
          <w:trHeight w:val="968"/>
        </w:trPr>
        <w:tc>
          <w:tcPr>
            <w:tcW w:w="9639" w:type="dxa"/>
            <w:gridSpan w:val="2"/>
            <w:vAlign w:val="bottom"/>
          </w:tcPr>
          <w:p w14:paraId="5399DDB5" w14:textId="77777777" w:rsidR="00A26F01" w:rsidRPr="00D1166F" w:rsidRDefault="00A26F01" w:rsidP="00B425B5">
            <w:pPr>
              <w:ind w:firstLine="0"/>
              <w:rPr>
                <w:szCs w:val="28"/>
              </w:rPr>
            </w:pPr>
          </w:p>
          <w:p w14:paraId="50DB588C" w14:textId="77777777" w:rsidR="00A26F01" w:rsidRPr="00D1166F" w:rsidRDefault="00A26F01" w:rsidP="00B425B5">
            <w:pPr>
              <w:ind w:firstLine="0"/>
              <w:rPr>
                <w:szCs w:val="28"/>
              </w:rPr>
            </w:pPr>
          </w:p>
          <w:p w14:paraId="09E0CD00" w14:textId="77777777" w:rsidR="00A26F01" w:rsidRPr="00D1166F" w:rsidRDefault="00A26F01" w:rsidP="00B425B5">
            <w:pPr>
              <w:ind w:firstLine="0"/>
              <w:rPr>
                <w:szCs w:val="28"/>
              </w:rPr>
            </w:pPr>
          </w:p>
          <w:p w14:paraId="1025402F" w14:textId="77777777" w:rsidR="00A26F01" w:rsidRPr="00D1166F" w:rsidRDefault="00A26F01" w:rsidP="00B425B5">
            <w:pPr>
              <w:jc w:val="center"/>
              <w:rPr>
                <w:szCs w:val="28"/>
              </w:rPr>
            </w:pPr>
            <w:r w:rsidRPr="00D1166F">
              <w:rPr>
                <w:szCs w:val="28"/>
              </w:rPr>
              <w:t>Москва 2016 г.</w:t>
            </w:r>
          </w:p>
        </w:tc>
      </w:tr>
    </w:tbl>
    <w:p w14:paraId="503753E8" w14:textId="77777777" w:rsidR="003E615D" w:rsidRDefault="009F438B" w:rsidP="007A4F8D">
      <w:pPr>
        <w:pStyle w:val="1"/>
      </w:pPr>
      <w:bookmarkStart w:id="0" w:name="_Toc482009647"/>
      <w:r w:rsidRPr="007A4F8D">
        <w:lastRenderedPageBreak/>
        <w:t>Аннотация</w:t>
      </w:r>
      <w:bookmarkEnd w:id="0"/>
    </w:p>
    <w:p w14:paraId="759ACF4F" w14:textId="77777777" w:rsidR="00431ADC" w:rsidRPr="00431ADC" w:rsidRDefault="00431ADC" w:rsidP="00431ADC"/>
    <w:p w14:paraId="4F1004BB" w14:textId="77777777" w:rsidR="003E615D" w:rsidRPr="00431ADC" w:rsidRDefault="00415DBA" w:rsidP="008116F8">
      <w:pPr>
        <w:spacing w:line="360" w:lineRule="auto"/>
        <w:jc w:val="both"/>
        <w:pPrChange w:id="1" w:author="Stanislav Bober" w:date="2017-05-08T15:57:00Z">
          <w:pPr>
            <w:spacing w:line="360" w:lineRule="auto"/>
          </w:pPr>
        </w:pPrChange>
      </w:pPr>
      <w:r>
        <w:t xml:space="preserve">Эта работа посвящена реализации контактного взаимодействия с трением </w:t>
      </w:r>
      <w:r w:rsidR="00431ADC">
        <w:t xml:space="preserve">скольжения при моделировании методом конечных элементов процессов обработки металлов давлением в программе </w:t>
      </w:r>
      <w:r w:rsidR="00431ADC">
        <w:rPr>
          <w:lang w:val="en-US"/>
        </w:rPr>
        <w:t>Extended</w:t>
      </w:r>
      <w:r w:rsidR="00431ADC" w:rsidRPr="00965C1F">
        <w:t xml:space="preserve"> </w:t>
      </w:r>
      <w:r w:rsidR="00431ADC">
        <w:rPr>
          <w:lang w:val="en-US"/>
        </w:rPr>
        <w:t>Mathematical</w:t>
      </w:r>
      <w:r w:rsidR="00431ADC" w:rsidRPr="00965C1F">
        <w:t xml:space="preserve"> </w:t>
      </w:r>
      <w:r w:rsidR="00431ADC">
        <w:rPr>
          <w:lang w:val="en-US"/>
        </w:rPr>
        <w:t>Modelling</w:t>
      </w:r>
      <w:r w:rsidR="00431ADC" w:rsidRPr="00965C1F">
        <w:t xml:space="preserve"> </w:t>
      </w:r>
      <w:r w:rsidR="00431ADC">
        <w:rPr>
          <w:lang w:val="en-US"/>
        </w:rPr>
        <w:t>Application</w:t>
      </w:r>
      <w:r w:rsidR="00431ADC">
        <w:t xml:space="preserve"> (</w:t>
      </w:r>
      <w:r w:rsidR="00431ADC">
        <w:rPr>
          <w:lang w:val="en-US"/>
        </w:rPr>
        <w:t>EMMA</w:t>
      </w:r>
      <w:r w:rsidR="00431ADC">
        <w:t xml:space="preserve">) для расширения круга задач, решаемых данной программой. </w:t>
      </w:r>
      <w:commentRangeStart w:id="2"/>
      <w:r w:rsidR="00431ADC">
        <w:t>Также были проведены несколько расчетов задач, для которых необходимо верно реализованное трение скольжения, для верификаци</w:t>
      </w:r>
      <w:r w:rsidR="00766136">
        <w:t>и</w:t>
      </w:r>
      <w:r w:rsidR="00431ADC">
        <w:t xml:space="preserve"> результатов.</w:t>
      </w:r>
      <w:commentRangeEnd w:id="2"/>
      <w:r w:rsidR="008116F8">
        <w:rPr>
          <w:rStyle w:val="af3"/>
        </w:rPr>
        <w:commentReference w:id="2"/>
      </w:r>
    </w:p>
    <w:p w14:paraId="34925DAA" w14:textId="77777777" w:rsidR="003E615D" w:rsidRPr="000A1B3B" w:rsidRDefault="003E615D" w:rsidP="007A4F8D">
      <w:pPr>
        <w:pStyle w:val="1"/>
        <w:rPr>
          <w:lang w:val="en-US"/>
        </w:rPr>
      </w:pPr>
      <w:bookmarkStart w:id="3" w:name="_Toc482009648"/>
      <w:r w:rsidRPr="000A1B3B">
        <w:rPr>
          <w:lang w:val="en-US"/>
        </w:rPr>
        <w:t>A</w:t>
      </w:r>
      <w:r w:rsidR="000A1B3B">
        <w:rPr>
          <w:lang w:val="en-US"/>
        </w:rPr>
        <w:t>bstract</w:t>
      </w:r>
      <w:bookmarkEnd w:id="3"/>
    </w:p>
    <w:p w14:paraId="6E201387" w14:textId="77777777" w:rsidR="00431ADC" w:rsidRPr="000A1B3B" w:rsidRDefault="00431ADC" w:rsidP="00431ADC">
      <w:pPr>
        <w:rPr>
          <w:lang w:val="en-US"/>
        </w:rPr>
      </w:pPr>
    </w:p>
    <w:p w14:paraId="5F9A1AE7" w14:textId="77777777" w:rsidR="00431ADC" w:rsidRDefault="00431ADC" w:rsidP="008116F8">
      <w:pPr>
        <w:spacing w:line="360" w:lineRule="auto"/>
        <w:jc w:val="both"/>
        <w:rPr>
          <w:lang w:val="en-US"/>
        </w:rPr>
        <w:pPrChange w:id="4" w:author="Stanislav Bober" w:date="2017-05-08T15:57:00Z">
          <w:pPr>
            <w:spacing w:line="360" w:lineRule="auto"/>
          </w:pPr>
        </w:pPrChange>
      </w:pPr>
      <w:r>
        <w:rPr>
          <w:lang w:val="en-US"/>
        </w:rPr>
        <w:t>The purpose o</w:t>
      </w:r>
      <w:r w:rsidR="000A1B3B">
        <w:rPr>
          <w:lang w:val="en-US"/>
        </w:rPr>
        <w:t>f this report is to show the results of modifying Extended</w:t>
      </w:r>
      <w:r w:rsidR="000A1B3B" w:rsidRPr="000A1B3B">
        <w:rPr>
          <w:lang w:val="en-US"/>
        </w:rPr>
        <w:t xml:space="preserve"> </w:t>
      </w:r>
      <w:r w:rsidR="000A1B3B">
        <w:rPr>
          <w:lang w:val="en-US"/>
        </w:rPr>
        <w:t>Mathematical</w:t>
      </w:r>
      <w:r w:rsidR="000A1B3B" w:rsidRPr="000A1B3B">
        <w:rPr>
          <w:lang w:val="en-US"/>
        </w:rPr>
        <w:t xml:space="preserve"> </w:t>
      </w:r>
      <w:r w:rsidR="000A1B3B">
        <w:rPr>
          <w:lang w:val="en-US"/>
        </w:rPr>
        <w:t>Modelling</w:t>
      </w:r>
      <w:r w:rsidR="000A1B3B" w:rsidRPr="000A1B3B">
        <w:rPr>
          <w:lang w:val="en-US"/>
        </w:rPr>
        <w:t xml:space="preserve"> </w:t>
      </w:r>
      <w:r w:rsidR="000A1B3B">
        <w:rPr>
          <w:lang w:val="en-US"/>
        </w:rPr>
        <w:t>Application</w:t>
      </w:r>
      <w:r w:rsidR="000A1B3B" w:rsidRPr="000A1B3B">
        <w:rPr>
          <w:lang w:val="en-US"/>
        </w:rPr>
        <w:t xml:space="preserve"> (</w:t>
      </w:r>
      <w:r w:rsidR="000A1B3B">
        <w:rPr>
          <w:lang w:val="en-US"/>
        </w:rPr>
        <w:t>EMMA</w:t>
      </w:r>
      <w:r w:rsidR="000A1B3B" w:rsidRPr="000A1B3B">
        <w:rPr>
          <w:lang w:val="en-US"/>
        </w:rPr>
        <w:t>)</w:t>
      </w:r>
      <w:r w:rsidR="000A1B3B">
        <w:rPr>
          <w:lang w:val="en-US"/>
        </w:rPr>
        <w:t xml:space="preserve"> with new functions that </w:t>
      </w:r>
      <w:r w:rsidR="00766136">
        <w:rPr>
          <w:lang w:val="en-US"/>
        </w:rPr>
        <w:t>allow to solve problems that includes friction between metal sheet and tools.</w:t>
      </w:r>
      <w:r w:rsidR="009E5E10" w:rsidRPr="009E5E10">
        <w:rPr>
          <w:lang w:val="en-US"/>
        </w:rPr>
        <w:t xml:space="preserve"> </w:t>
      </w:r>
      <w:r w:rsidR="009E5E10">
        <w:rPr>
          <w:lang w:val="en-US"/>
        </w:rPr>
        <w:t xml:space="preserve">To verify accuracy of the changes there are several calculations. </w:t>
      </w:r>
      <w:r w:rsidR="000A1B3B">
        <w:rPr>
          <w:lang w:val="en-US"/>
        </w:rPr>
        <w:t xml:space="preserve"> </w:t>
      </w:r>
    </w:p>
    <w:p w14:paraId="3606E94F" w14:textId="77777777" w:rsidR="009E5E10" w:rsidRDefault="009E5E10" w:rsidP="009E5E10">
      <w:pPr>
        <w:spacing w:line="360" w:lineRule="auto"/>
        <w:rPr>
          <w:lang w:val="en-US"/>
        </w:rPr>
      </w:pPr>
    </w:p>
    <w:p w14:paraId="423149ED" w14:textId="77777777" w:rsidR="009E5E10" w:rsidRDefault="009E5E10" w:rsidP="009E5E10">
      <w:pPr>
        <w:spacing w:line="360" w:lineRule="auto"/>
        <w:rPr>
          <w:lang w:val="en-US"/>
        </w:rPr>
      </w:pPr>
    </w:p>
    <w:p w14:paraId="77EDD4D9" w14:textId="77777777" w:rsidR="009E5E10" w:rsidRDefault="009E5E10" w:rsidP="009E5E10">
      <w:pPr>
        <w:spacing w:line="360" w:lineRule="auto"/>
        <w:rPr>
          <w:lang w:val="en-US"/>
        </w:rPr>
      </w:pPr>
    </w:p>
    <w:p w14:paraId="7A0B7B2B" w14:textId="77777777" w:rsidR="009E5E10" w:rsidRDefault="009E5E10" w:rsidP="009E5E10">
      <w:pPr>
        <w:spacing w:line="360" w:lineRule="auto"/>
        <w:rPr>
          <w:lang w:val="en-US"/>
        </w:rPr>
      </w:pPr>
    </w:p>
    <w:p w14:paraId="25812805" w14:textId="77777777" w:rsidR="009E5E10" w:rsidRDefault="009E5E10" w:rsidP="009E5E10">
      <w:pPr>
        <w:spacing w:line="360" w:lineRule="auto"/>
        <w:rPr>
          <w:lang w:val="en-US"/>
        </w:rPr>
      </w:pPr>
    </w:p>
    <w:p w14:paraId="66E903FB" w14:textId="77777777" w:rsidR="009E5E10" w:rsidRDefault="009E5E10" w:rsidP="009E5E10">
      <w:pPr>
        <w:spacing w:line="360" w:lineRule="auto"/>
        <w:rPr>
          <w:lang w:val="en-US"/>
        </w:rPr>
      </w:pPr>
    </w:p>
    <w:p w14:paraId="144AAEEB" w14:textId="77777777" w:rsidR="009E5E10" w:rsidRDefault="009E5E10" w:rsidP="009E5E10">
      <w:pPr>
        <w:spacing w:line="360" w:lineRule="auto"/>
        <w:rPr>
          <w:lang w:val="en-US"/>
        </w:rPr>
      </w:pPr>
    </w:p>
    <w:p w14:paraId="10253515" w14:textId="77777777" w:rsidR="009E5E10" w:rsidRDefault="009E5E10" w:rsidP="009E5E10">
      <w:pPr>
        <w:spacing w:line="360" w:lineRule="auto"/>
        <w:rPr>
          <w:lang w:val="en-US"/>
        </w:rPr>
      </w:pPr>
    </w:p>
    <w:p w14:paraId="7E721395" w14:textId="77777777" w:rsidR="009E5E10" w:rsidRDefault="009E5E10" w:rsidP="009E5E10">
      <w:pPr>
        <w:spacing w:line="360" w:lineRule="auto"/>
        <w:rPr>
          <w:lang w:val="en-US"/>
        </w:rPr>
      </w:pPr>
    </w:p>
    <w:p w14:paraId="79663ABB" w14:textId="77777777" w:rsidR="009E5E10" w:rsidRDefault="009E5E10" w:rsidP="009E5E10">
      <w:pPr>
        <w:spacing w:line="360" w:lineRule="auto"/>
        <w:rPr>
          <w:lang w:val="en-US"/>
        </w:rPr>
      </w:pPr>
    </w:p>
    <w:p w14:paraId="61E7FEA9" w14:textId="77777777" w:rsidR="009E5E10" w:rsidRDefault="009E5E10" w:rsidP="009E5E10">
      <w:pPr>
        <w:spacing w:line="360" w:lineRule="auto"/>
        <w:rPr>
          <w:lang w:val="en-US"/>
        </w:rPr>
      </w:pPr>
    </w:p>
    <w:p w14:paraId="1C21746F" w14:textId="77777777" w:rsidR="009E5E10" w:rsidRDefault="009E5E10" w:rsidP="009E5E10">
      <w:pPr>
        <w:spacing w:line="360" w:lineRule="auto"/>
        <w:rPr>
          <w:lang w:val="en-US"/>
        </w:rPr>
      </w:pPr>
    </w:p>
    <w:p w14:paraId="4A7C9466" w14:textId="77777777" w:rsidR="009E5E10" w:rsidRPr="000A1B3B" w:rsidRDefault="009E5E10" w:rsidP="009E5E10">
      <w:pPr>
        <w:spacing w:line="360" w:lineRule="auto"/>
        <w:rPr>
          <w:lang w:val="en-US"/>
        </w:rPr>
      </w:pPr>
    </w:p>
    <w:p w14:paraId="2855F13C" w14:textId="77777777" w:rsidR="00431ADC" w:rsidRPr="00431ADC" w:rsidRDefault="00431ADC" w:rsidP="00431ADC">
      <w:pPr>
        <w:rPr>
          <w:lang w:val="en-US"/>
        </w:rPr>
      </w:pPr>
    </w:p>
    <w:sdt>
      <w:sdtPr>
        <w:rPr>
          <w:rFonts w:eastAsia="Calibri"/>
          <w:color w:val="auto"/>
          <w:sz w:val="24"/>
          <w:szCs w:val="22"/>
          <w:lang w:eastAsia="en-US"/>
        </w:rPr>
        <w:id w:val="113947638"/>
        <w:docPartObj>
          <w:docPartGallery w:val="Table of Contents"/>
          <w:docPartUnique/>
        </w:docPartObj>
      </w:sdtPr>
      <w:sdtEndPr>
        <w:rPr>
          <w:b/>
          <w:bCs/>
          <w:sz w:val="28"/>
        </w:rPr>
      </w:sdtEndPr>
      <w:sdtContent>
        <w:p w14:paraId="04145F05" w14:textId="77777777" w:rsidR="007A4F8D" w:rsidRPr="007A4F8D" w:rsidRDefault="007A4F8D" w:rsidP="007A4F8D">
          <w:pPr>
            <w:pStyle w:val="ac"/>
          </w:pPr>
          <w:r w:rsidRPr="007A4F8D">
            <w:t>Оглавление</w:t>
          </w:r>
        </w:p>
        <w:p w14:paraId="1C8DFC97" w14:textId="77777777" w:rsidR="007F3340" w:rsidRDefault="007A4F8D">
          <w:pPr>
            <w:pStyle w:val="11"/>
            <w:tabs>
              <w:tab w:val="right" w:leader="dot" w:pos="10195"/>
            </w:tabs>
            <w:rPr>
              <w:rFonts w:cstheme="minorBidi"/>
              <w:noProof/>
            </w:rPr>
          </w:pPr>
          <w:r>
            <w:fldChar w:fldCharType="begin"/>
          </w:r>
          <w:r>
            <w:instrText xml:space="preserve"> TOC \o "1-3" \h \z \u </w:instrText>
          </w:r>
          <w:r>
            <w:fldChar w:fldCharType="separate"/>
          </w:r>
          <w:hyperlink w:anchor="_Toc482009647" w:history="1">
            <w:r w:rsidR="007F3340" w:rsidRPr="00A0645E">
              <w:rPr>
                <w:rStyle w:val="ad"/>
                <w:noProof/>
              </w:rPr>
              <w:t>Аннотация</w:t>
            </w:r>
            <w:r w:rsidR="007F3340">
              <w:rPr>
                <w:noProof/>
                <w:webHidden/>
              </w:rPr>
              <w:tab/>
            </w:r>
            <w:r w:rsidR="007F3340">
              <w:rPr>
                <w:noProof/>
                <w:webHidden/>
              </w:rPr>
              <w:fldChar w:fldCharType="begin"/>
            </w:r>
            <w:r w:rsidR="007F3340">
              <w:rPr>
                <w:noProof/>
                <w:webHidden/>
              </w:rPr>
              <w:instrText xml:space="preserve"> PAGEREF _Toc482009647 \h </w:instrText>
            </w:r>
            <w:r w:rsidR="007F3340">
              <w:rPr>
                <w:noProof/>
                <w:webHidden/>
              </w:rPr>
            </w:r>
            <w:r w:rsidR="007F3340">
              <w:rPr>
                <w:noProof/>
                <w:webHidden/>
              </w:rPr>
              <w:fldChar w:fldCharType="separate"/>
            </w:r>
            <w:r w:rsidR="007F3340">
              <w:rPr>
                <w:noProof/>
                <w:webHidden/>
              </w:rPr>
              <w:t>2</w:t>
            </w:r>
            <w:r w:rsidR="007F3340">
              <w:rPr>
                <w:noProof/>
                <w:webHidden/>
              </w:rPr>
              <w:fldChar w:fldCharType="end"/>
            </w:r>
          </w:hyperlink>
        </w:p>
        <w:p w14:paraId="0E1FE20F" w14:textId="77777777" w:rsidR="007F3340" w:rsidRDefault="008116F8">
          <w:pPr>
            <w:pStyle w:val="11"/>
            <w:tabs>
              <w:tab w:val="right" w:leader="dot" w:pos="10195"/>
            </w:tabs>
            <w:rPr>
              <w:rFonts w:cstheme="minorBidi"/>
              <w:noProof/>
            </w:rPr>
          </w:pPr>
          <w:hyperlink w:anchor="_Toc482009648" w:history="1">
            <w:r w:rsidR="007F3340" w:rsidRPr="00A0645E">
              <w:rPr>
                <w:rStyle w:val="ad"/>
                <w:noProof/>
                <w:lang w:val="en-US"/>
              </w:rPr>
              <w:t>Abstract</w:t>
            </w:r>
            <w:r w:rsidR="007F3340">
              <w:rPr>
                <w:noProof/>
                <w:webHidden/>
              </w:rPr>
              <w:tab/>
            </w:r>
            <w:r w:rsidR="007F3340">
              <w:rPr>
                <w:noProof/>
                <w:webHidden/>
              </w:rPr>
              <w:fldChar w:fldCharType="begin"/>
            </w:r>
            <w:r w:rsidR="007F3340">
              <w:rPr>
                <w:noProof/>
                <w:webHidden/>
              </w:rPr>
              <w:instrText xml:space="preserve"> PAGEREF _Toc482009648 \h </w:instrText>
            </w:r>
            <w:r w:rsidR="007F3340">
              <w:rPr>
                <w:noProof/>
                <w:webHidden/>
              </w:rPr>
            </w:r>
            <w:r w:rsidR="007F3340">
              <w:rPr>
                <w:noProof/>
                <w:webHidden/>
              </w:rPr>
              <w:fldChar w:fldCharType="separate"/>
            </w:r>
            <w:r w:rsidR="007F3340">
              <w:rPr>
                <w:noProof/>
                <w:webHidden/>
              </w:rPr>
              <w:t>2</w:t>
            </w:r>
            <w:r w:rsidR="007F3340">
              <w:rPr>
                <w:noProof/>
                <w:webHidden/>
              </w:rPr>
              <w:fldChar w:fldCharType="end"/>
            </w:r>
          </w:hyperlink>
        </w:p>
        <w:p w14:paraId="78300B93" w14:textId="77777777" w:rsidR="007F3340" w:rsidRDefault="008116F8">
          <w:pPr>
            <w:pStyle w:val="11"/>
            <w:tabs>
              <w:tab w:val="right" w:leader="dot" w:pos="10195"/>
            </w:tabs>
            <w:rPr>
              <w:rFonts w:cstheme="minorBidi"/>
              <w:noProof/>
            </w:rPr>
          </w:pPr>
          <w:hyperlink w:anchor="_Toc482009649" w:history="1">
            <w:r w:rsidR="007F3340" w:rsidRPr="00A0645E">
              <w:rPr>
                <w:rStyle w:val="ad"/>
                <w:noProof/>
              </w:rPr>
              <w:t>Введение</w:t>
            </w:r>
            <w:r w:rsidR="007F3340">
              <w:rPr>
                <w:noProof/>
                <w:webHidden/>
              </w:rPr>
              <w:tab/>
            </w:r>
            <w:r w:rsidR="007F3340">
              <w:rPr>
                <w:noProof/>
                <w:webHidden/>
              </w:rPr>
              <w:fldChar w:fldCharType="begin"/>
            </w:r>
            <w:r w:rsidR="007F3340">
              <w:rPr>
                <w:noProof/>
                <w:webHidden/>
              </w:rPr>
              <w:instrText xml:space="preserve"> PAGEREF _Toc482009649 \h </w:instrText>
            </w:r>
            <w:r w:rsidR="007F3340">
              <w:rPr>
                <w:noProof/>
                <w:webHidden/>
              </w:rPr>
            </w:r>
            <w:r w:rsidR="007F3340">
              <w:rPr>
                <w:noProof/>
                <w:webHidden/>
              </w:rPr>
              <w:fldChar w:fldCharType="separate"/>
            </w:r>
            <w:r w:rsidR="007F3340">
              <w:rPr>
                <w:noProof/>
                <w:webHidden/>
              </w:rPr>
              <w:t>4</w:t>
            </w:r>
            <w:r w:rsidR="007F3340">
              <w:rPr>
                <w:noProof/>
                <w:webHidden/>
              </w:rPr>
              <w:fldChar w:fldCharType="end"/>
            </w:r>
          </w:hyperlink>
        </w:p>
        <w:p w14:paraId="6638F418" w14:textId="77777777" w:rsidR="007F3340" w:rsidRDefault="008116F8">
          <w:pPr>
            <w:pStyle w:val="11"/>
            <w:tabs>
              <w:tab w:val="right" w:leader="dot" w:pos="10195"/>
            </w:tabs>
            <w:rPr>
              <w:rFonts w:cstheme="minorBidi"/>
              <w:noProof/>
            </w:rPr>
          </w:pPr>
          <w:hyperlink w:anchor="_Toc482009650" w:history="1">
            <w:r w:rsidR="007F3340" w:rsidRPr="00A0645E">
              <w:rPr>
                <w:rStyle w:val="ad"/>
                <w:noProof/>
              </w:rPr>
              <w:t>Основная часть</w:t>
            </w:r>
            <w:r w:rsidR="007F3340">
              <w:rPr>
                <w:noProof/>
                <w:webHidden/>
              </w:rPr>
              <w:tab/>
            </w:r>
            <w:r w:rsidR="007F3340">
              <w:rPr>
                <w:noProof/>
                <w:webHidden/>
              </w:rPr>
              <w:fldChar w:fldCharType="begin"/>
            </w:r>
            <w:r w:rsidR="007F3340">
              <w:rPr>
                <w:noProof/>
                <w:webHidden/>
              </w:rPr>
              <w:instrText xml:space="preserve"> PAGEREF _Toc482009650 \h </w:instrText>
            </w:r>
            <w:r w:rsidR="007F3340">
              <w:rPr>
                <w:noProof/>
                <w:webHidden/>
              </w:rPr>
            </w:r>
            <w:r w:rsidR="007F3340">
              <w:rPr>
                <w:noProof/>
                <w:webHidden/>
              </w:rPr>
              <w:fldChar w:fldCharType="separate"/>
            </w:r>
            <w:r w:rsidR="007F3340">
              <w:rPr>
                <w:noProof/>
                <w:webHidden/>
              </w:rPr>
              <w:t>5</w:t>
            </w:r>
            <w:r w:rsidR="007F3340">
              <w:rPr>
                <w:noProof/>
                <w:webHidden/>
              </w:rPr>
              <w:fldChar w:fldCharType="end"/>
            </w:r>
          </w:hyperlink>
        </w:p>
        <w:p w14:paraId="31F939ED" w14:textId="77777777" w:rsidR="007F3340" w:rsidRDefault="008116F8">
          <w:pPr>
            <w:pStyle w:val="21"/>
            <w:tabs>
              <w:tab w:val="left" w:pos="880"/>
              <w:tab w:val="right" w:leader="dot" w:pos="10195"/>
            </w:tabs>
            <w:rPr>
              <w:rFonts w:cstheme="minorBidi"/>
              <w:noProof/>
            </w:rPr>
          </w:pPr>
          <w:hyperlink w:anchor="_Toc482009651" w:history="1">
            <w:r w:rsidR="007F3340" w:rsidRPr="00A0645E">
              <w:rPr>
                <w:rStyle w:val="ad"/>
                <w:noProof/>
              </w:rPr>
              <w:t>1.1</w:t>
            </w:r>
            <w:r w:rsidR="007F3340">
              <w:rPr>
                <w:rFonts w:cstheme="minorBidi"/>
                <w:noProof/>
              </w:rPr>
              <w:tab/>
            </w:r>
            <w:r w:rsidR="007F3340" w:rsidRPr="00A0645E">
              <w:rPr>
                <w:rStyle w:val="ad"/>
                <w:noProof/>
              </w:rPr>
              <w:t>Сверхпластичность</w:t>
            </w:r>
            <w:r w:rsidR="007F3340">
              <w:rPr>
                <w:noProof/>
                <w:webHidden/>
              </w:rPr>
              <w:tab/>
            </w:r>
            <w:r w:rsidR="007F3340">
              <w:rPr>
                <w:noProof/>
                <w:webHidden/>
              </w:rPr>
              <w:fldChar w:fldCharType="begin"/>
            </w:r>
            <w:r w:rsidR="007F3340">
              <w:rPr>
                <w:noProof/>
                <w:webHidden/>
              </w:rPr>
              <w:instrText xml:space="preserve"> PAGEREF _Toc482009651 \h </w:instrText>
            </w:r>
            <w:r w:rsidR="007F3340">
              <w:rPr>
                <w:noProof/>
                <w:webHidden/>
              </w:rPr>
            </w:r>
            <w:r w:rsidR="007F3340">
              <w:rPr>
                <w:noProof/>
                <w:webHidden/>
              </w:rPr>
              <w:fldChar w:fldCharType="separate"/>
            </w:r>
            <w:r w:rsidR="007F3340">
              <w:rPr>
                <w:noProof/>
                <w:webHidden/>
              </w:rPr>
              <w:t>5</w:t>
            </w:r>
            <w:r w:rsidR="007F3340">
              <w:rPr>
                <w:noProof/>
                <w:webHidden/>
              </w:rPr>
              <w:fldChar w:fldCharType="end"/>
            </w:r>
          </w:hyperlink>
        </w:p>
        <w:p w14:paraId="41300094" w14:textId="77777777" w:rsidR="007F3340" w:rsidRDefault="008116F8">
          <w:pPr>
            <w:pStyle w:val="21"/>
            <w:tabs>
              <w:tab w:val="left" w:pos="880"/>
              <w:tab w:val="right" w:leader="dot" w:pos="10195"/>
            </w:tabs>
            <w:rPr>
              <w:rFonts w:cstheme="minorBidi"/>
              <w:noProof/>
            </w:rPr>
          </w:pPr>
          <w:hyperlink w:anchor="_Toc482009652" w:history="1">
            <w:r w:rsidR="007F3340" w:rsidRPr="00A0645E">
              <w:rPr>
                <w:rStyle w:val="ad"/>
                <w:noProof/>
              </w:rPr>
              <w:t>1.2</w:t>
            </w:r>
            <w:r w:rsidR="007F3340">
              <w:rPr>
                <w:rFonts w:cstheme="minorBidi"/>
                <w:noProof/>
              </w:rPr>
              <w:tab/>
            </w:r>
            <w:r w:rsidR="007F3340" w:rsidRPr="00A0645E">
              <w:rPr>
                <w:rStyle w:val="ad"/>
                <w:noProof/>
              </w:rPr>
              <w:t>Метод конечных элементов</w:t>
            </w:r>
            <w:r w:rsidR="007F3340">
              <w:rPr>
                <w:noProof/>
                <w:webHidden/>
              </w:rPr>
              <w:tab/>
            </w:r>
            <w:r w:rsidR="007F3340">
              <w:rPr>
                <w:noProof/>
                <w:webHidden/>
              </w:rPr>
              <w:fldChar w:fldCharType="begin"/>
            </w:r>
            <w:r w:rsidR="007F3340">
              <w:rPr>
                <w:noProof/>
                <w:webHidden/>
              </w:rPr>
              <w:instrText xml:space="preserve"> PAGEREF _Toc482009652 \h </w:instrText>
            </w:r>
            <w:r w:rsidR="007F3340">
              <w:rPr>
                <w:noProof/>
                <w:webHidden/>
              </w:rPr>
            </w:r>
            <w:r w:rsidR="007F3340">
              <w:rPr>
                <w:noProof/>
                <w:webHidden/>
              </w:rPr>
              <w:fldChar w:fldCharType="separate"/>
            </w:r>
            <w:r w:rsidR="007F3340">
              <w:rPr>
                <w:noProof/>
                <w:webHidden/>
              </w:rPr>
              <w:t>5</w:t>
            </w:r>
            <w:r w:rsidR="007F3340">
              <w:rPr>
                <w:noProof/>
                <w:webHidden/>
              </w:rPr>
              <w:fldChar w:fldCharType="end"/>
            </w:r>
          </w:hyperlink>
        </w:p>
        <w:p w14:paraId="6993128B" w14:textId="77777777" w:rsidR="007F3340" w:rsidRDefault="008116F8">
          <w:pPr>
            <w:pStyle w:val="21"/>
            <w:tabs>
              <w:tab w:val="left" w:pos="880"/>
              <w:tab w:val="right" w:leader="dot" w:pos="10195"/>
            </w:tabs>
            <w:rPr>
              <w:rFonts w:cstheme="minorBidi"/>
              <w:noProof/>
            </w:rPr>
          </w:pPr>
          <w:hyperlink w:anchor="_Toc482009653" w:history="1">
            <w:r w:rsidR="007F3340" w:rsidRPr="00A0645E">
              <w:rPr>
                <w:rStyle w:val="ad"/>
                <w:noProof/>
              </w:rPr>
              <w:t>1.3</w:t>
            </w:r>
            <w:r w:rsidR="007F3340">
              <w:rPr>
                <w:rFonts w:cstheme="minorBidi"/>
                <w:noProof/>
              </w:rPr>
              <w:tab/>
            </w:r>
            <w:r w:rsidR="007F3340" w:rsidRPr="00A0645E">
              <w:rPr>
                <w:rStyle w:val="ad"/>
                <w:noProof/>
              </w:rPr>
              <w:t>Математическая модель формовки сверхпластичных материалов</w:t>
            </w:r>
            <w:r w:rsidR="007F3340">
              <w:rPr>
                <w:noProof/>
                <w:webHidden/>
              </w:rPr>
              <w:tab/>
            </w:r>
            <w:r w:rsidR="007F3340">
              <w:rPr>
                <w:noProof/>
                <w:webHidden/>
              </w:rPr>
              <w:fldChar w:fldCharType="begin"/>
            </w:r>
            <w:r w:rsidR="007F3340">
              <w:rPr>
                <w:noProof/>
                <w:webHidden/>
              </w:rPr>
              <w:instrText xml:space="preserve"> PAGEREF _Toc482009653 \h </w:instrText>
            </w:r>
            <w:r w:rsidR="007F3340">
              <w:rPr>
                <w:noProof/>
                <w:webHidden/>
              </w:rPr>
            </w:r>
            <w:r w:rsidR="007F3340">
              <w:rPr>
                <w:noProof/>
                <w:webHidden/>
              </w:rPr>
              <w:fldChar w:fldCharType="separate"/>
            </w:r>
            <w:r w:rsidR="007F3340">
              <w:rPr>
                <w:noProof/>
                <w:webHidden/>
              </w:rPr>
              <w:t>7</w:t>
            </w:r>
            <w:r w:rsidR="007F3340">
              <w:rPr>
                <w:noProof/>
                <w:webHidden/>
              </w:rPr>
              <w:fldChar w:fldCharType="end"/>
            </w:r>
          </w:hyperlink>
        </w:p>
        <w:p w14:paraId="4A3B4419" w14:textId="77777777" w:rsidR="007F3340" w:rsidRDefault="008116F8">
          <w:pPr>
            <w:pStyle w:val="21"/>
            <w:tabs>
              <w:tab w:val="left" w:pos="880"/>
              <w:tab w:val="right" w:leader="dot" w:pos="10195"/>
            </w:tabs>
            <w:rPr>
              <w:rFonts w:cstheme="minorBidi"/>
              <w:noProof/>
            </w:rPr>
          </w:pPr>
          <w:hyperlink w:anchor="_Toc482009654" w:history="1">
            <w:r w:rsidR="007F3340" w:rsidRPr="00A0645E">
              <w:rPr>
                <w:rStyle w:val="ad"/>
                <w:noProof/>
              </w:rPr>
              <w:t>1.4</w:t>
            </w:r>
            <w:r w:rsidR="007F3340">
              <w:rPr>
                <w:rFonts w:cstheme="minorBidi"/>
                <w:noProof/>
              </w:rPr>
              <w:tab/>
            </w:r>
            <w:r w:rsidR="007F3340" w:rsidRPr="00A0645E">
              <w:rPr>
                <w:rStyle w:val="ad"/>
                <w:noProof/>
              </w:rPr>
              <w:t>Компьютерное моделирование</w:t>
            </w:r>
            <w:r w:rsidR="007F3340">
              <w:rPr>
                <w:noProof/>
                <w:webHidden/>
              </w:rPr>
              <w:tab/>
            </w:r>
            <w:r w:rsidR="007F3340">
              <w:rPr>
                <w:noProof/>
                <w:webHidden/>
              </w:rPr>
              <w:fldChar w:fldCharType="begin"/>
            </w:r>
            <w:r w:rsidR="007F3340">
              <w:rPr>
                <w:noProof/>
                <w:webHidden/>
              </w:rPr>
              <w:instrText xml:space="preserve"> PAGEREF _Toc482009654 \h </w:instrText>
            </w:r>
            <w:r w:rsidR="007F3340">
              <w:rPr>
                <w:noProof/>
                <w:webHidden/>
              </w:rPr>
            </w:r>
            <w:r w:rsidR="007F3340">
              <w:rPr>
                <w:noProof/>
                <w:webHidden/>
              </w:rPr>
              <w:fldChar w:fldCharType="separate"/>
            </w:r>
            <w:r w:rsidR="007F3340">
              <w:rPr>
                <w:noProof/>
                <w:webHidden/>
              </w:rPr>
              <w:t>8</w:t>
            </w:r>
            <w:r w:rsidR="007F3340">
              <w:rPr>
                <w:noProof/>
                <w:webHidden/>
              </w:rPr>
              <w:fldChar w:fldCharType="end"/>
            </w:r>
          </w:hyperlink>
        </w:p>
        <w:p w14:paraId="5EB0589C" w14:textId="77777777" w:rsidR="007F3340" w:rsidRDefault="008116F8">
          <w:pPr>
            <w:pStyle w:val="21"/>
            <w:tabs>
              <w:tab w:val="left" w:pos="880"/>
              <w:tab w:val="right" w:leader="dot" w:pos="10195"/>
            </w:tabs>
            <w:rPr>
              <w:rFonts w:cstheme="minorBidi"/>
              <w:noProof/>
            </w:rPr>
          </w:pPr>
          <w:hyperlink w:anchor="_Toc482009655" w:history="1">
            <w:r w:rsidR="007F3340" w:rsidRPr="00A0645E">
              <w:rPr>
                <w:rStyle w:val="ad"/>
                <w:noProof/>
              </w:rPr>
              <w:t>1.5</w:t>
            </w:r>
            <w:r w:rsidR="007F3340">
              <w:rPr>
                <w:rFonts w:cstheme="minorBidi"/>
                <w:noProof/>
              </w:rPr>
              <w:tab/>
            </w:r>
            <w:r w:rsidR="007F3340" w:rsidRPr="00A0645E">
              <w:rPr>
                <w:rStyle w:val="ad"/>
                <w:noProof/>
                <w:lang w:val="en-US"/>
              </w:rPr>
              <w:t>EMMA</w:t>
            </w:r>
            <w:r w:rsidR="007F3340" w:rsidRPr="00A0645E">
              <w:rPr>
                <w:rStyle w:val="ad"/>
                <w:noProof/>
              </w:rPr>
              <w:t>. МКЭ. Матрица жесткости. Заделка.</w:t>
            </w:r>
            <w:r w:rsidR="007F3340">
              <w:rPr>
                <w:noProof/>
                <w:webHidden/>
              </w:rPr>
              <w:tab/>
            </w:r>
            <w:r w:rsidR="007F3340">
              <w:rPr>
                <w:noProof/>
                <w:webHidden/>
              </w:rPr>
              <w:fldChar w:fldCharType="begin"/>
            </w:r>
            <w:r w:rsidR="007F3340">
              <w:rPr>
                <w:noProof/>
                <w:webHidden/>
              </w:rPr>
              <w:instrText xml:space="preserve"> PAGEREF _Toc482009655 \h </w:instrText>
            </w:r>
            <w:r w:rsidR="007F3340">
              <w:rPr>
                <w:noProof/>
                <w:webHidden/>
              </w:rPr>
            </w:r>
            <w:r w:rsidR="007F3340">
              <w:rPr>
                <w:noProof/>
                <w:webHidden/>
              </w:rPr>
              <w:fldChar w:fldCharType="separate"/>
            </w:r>
            <w:r w:rsidR="007F3340">
              <w:rPr>
                <w:noProof/>
                <w:webHidden/>
              </w:rPr>
              <w:t>8</w:t>
            </w:r>
            <w:r w:rsidR="007F3340">
              <w:rPr>
                <w:noProof/>
                <w:webHidden/>
              </w:rPr>
              <w:fldChar w:fldCharType="end"/>
            </w:r>
          </w:hyperlink>
        </w:p>
        <w:p w14:paraId="2E44373C" w14:textId="77777777" w:rsidR="007F3340" w:rsidRDefault="008116F8">
          <w:pPr>
            <w:pStyle w:val="21"/>
            <w:tabs>
              <w:tab w:val="left" w:pos="880"/>
              <w:tab w:val="right" w:leader="dot" w:pos="10195"/>
            </w:tabs>
            <w:rPr>
              <w:rFonts w:cstheme="minorBidi"/>
              <w:noProof/>
            </w:rPr>
          </w:pPr>
          <w:hyperlink w:anchor="_Toc482009656" w:history="1">
            <w:r w:rsidR="007F3340" w:rsidRPr="00A0645E">
              <w:rPr>
                <w:rStyle w:val="ad"/>
                <w:noProof/>
              </w:rPr>
              <w:t>1.6</w:t>
            </w:r>
            <w:r w:rsidR="007F3340">
              <w:rPr>
                <w:rFonts w:cstheme="minorBidi"/>
                <w:noProof/>
              </w:rPr>
              <w:tab/>
            </w:r>
            <w:r w:rsidR="007F3340" w:rsidRPr="00A0645E">
              <w:rPr>
                <w:rStyle w:val="ad"/>
                <w:noProof/>
                <w:lang w:val="en-US"/>
              </w:rPr>
              <w:t>EMMA</w:t>
            </w:r>
            <w:r w:rsidR="007F3340" w:rsidRPr="00A0645E">
              <w:rPr>
                <w:rStyle w:val="ad"/>
                <w:noProof/>
              </w:rPr>
              <w:t>. Контактное взаимодействие с инструментами. Трение скольжения.</w:t>
            </w:r>
            <w:r w:rsidR="007F3340">
              <w:rPr>
                <w:noProof/>
                <w:webHidden/>
              </w:rPr>
              <w:tab/>
            </w:r>
            <w:r w:rsidR="007F3340">
              <w:rPr>
                <w:noProof/>
                <w:webHidden/>
              </w:rPr>
              <w:fldChar w:fldCharType="begin"/>
            </w:r>
            <w:r w:rsidR="007F3340">
              <w:rPr>
                <w:noProof/>
                <w:webHidden/>
              </w:rPr>
              <w:instrText xml:space="preserve"> PAGEREF _Toc482009656 \h </w:instrText>
            </w:r>
            <w:r w:rsidR="007F3340">
              <w:rPr>
                <w:noProof/>
                <w:webHidden/>
              </w:rPr>
            </w:r>
            <w:r w:rsidR="007F3340">
              <w:rPr>
                <w:noProof/>
                <w:webHidden/>
              </w:rPr>
              <w:fldChar w:fldCharType="separate"/>
            </w:r>
            <w:r w:rsidR="007F3340">
              <w:rPr>
                <w:noProof/>
                <w:webHidden/>
              </w:rPr>
              <w:t>11</w:t>
            </w:r>
            <w:r w:rsidR="007F3340">
              <w:rPr>
                <w:noProof/>
                <w:webHidden/>
              </w:rPr>
              <w:fldChar w:fldCharType="end"/>
            </w:r>
          </w:hyperlink>
        </w:p>
        <w:p w14:paraId="0A07B51E" w14:textId="77777777" w:rsidR="007F3340" w:rsidRDefault="008116F8">
          <w:pPr>
            <w:pStyle w:val="21"/>
            <w:tabs>
              <w:tab w:val="left" w:pos="880"/>
              <w:tab w:val="right" w:leader="dot" w:pos="10195"/>
            </w:tabs>
            <w:rPr>
              <w:rFonts w:cstheme="minorBidi"/>
              <w:noProof/>
            </w:rPr>
          </w:pPr>
          <w:hyperlink w:anchor="_Toc482009657" w:history="1">
            <w:r w:rsidR="007F3340" w:rsidRPr="00A0645E">
              <w:rPr>
                <w:rStyle w:val="ad"/>
                <w:noProof/>
              </w:rPr>
              <w:t>1.7</w:t>
            </w:r>
            <w:r w:rsidR="007F3340">
              <w:rPr>
                <w:rFonts w:cstheme="minorBidi"/>
                <w:noProof/>
              </w:rPr>
              <w:tab/>
            </w:r>
            <w:r w:rsidR="007F3340" w:rsidRPr="00A0645E">
              <w:rPr>
                <w:rStyle w:val="ad"/>
                <w:noProof/>
              </w:rPr>
              <w:t>Некоторые расчеты с реализованным контактным взаимодействием</w:t>
            </w:r>
            <w:r w:rsidR="007F3340">
              <w:rPr>
                <w:noProof/>
                <w:webHidden/>
              </w:rPr>
              <w:tab/>
            </w:r>
            <w:r w:rsidR="007F3340">
              <w:rPr>
                <w:noProof/>
                <w:webHidden/>
              </w:rPr>
              <w:fldChar w:fldCharType="begin"/>
            </w:r>
            <w:r w:rsidR="007F3340">
              <w:rPr>
                <w:noProof/>
                <w:webHidden/>
              </w:rPr>
              <w:instrText xml:space="preserve"> PAGEREF _Toc482009657 \h </w:instrText>
            </w:r>
            <w:r w:rsidR="007F3340">
              <w:rPr>
                <w:noProof/>
                <w:webHidden/>
              </w:rPr>
            </w:r>
            <w:r w:rsidR="007F3340">
              <w:rPr>
                <w:noProof/>
                <w:webHidden/>
              </w:rPr>
              <w:fldChar w:fldCharType="separate"/>
            </w:r>
            <w:r w:rsidR="007F3340">
              <w:rPr>
                <w:noProof/>
                <w:webHidden/>
              </w:rPr>
              <w:t>12</w:t>
            </w:r>
            <w:r w:rsidR="007F3340">
              <w:rPr>
                <w:noProof/>
                <w:webHidden/>
              </w:rPr>
              <w:fldChar w:fldCharType="end"/>
            </w:r>
          </w:hyperlink>
        </w:p>
        <w:p w14:paraId="64BBFBD7" w14:textId="77777777" w:rsidR="007F3340" w:rsidRDefault="008116F8">
          <w:pPr>
            <w:pStyle w:val="11"/>
            <w:tabs>
              <w:tab w:val="right" w:leader="dot" w:pos="10195"/>
            </w:tabs>
            <w:rPr>
              <w:rFonts w:cstheme="minorBidi"/>
              <w:noProof/>
            </w:rPr>
          </w:pPr>
          <w:hyperlink w:anchor="_Toc482009658" w:history="1">
            <w:r w:rsidR="007F3340" w:rsidRPr="00A0645E">
              <w:rPr>
                <w:rStyle w:val="ad"/>
                <w:noProof/>
              </w:rPr>
              <w:t>Заключение</w:t>
            </w:r>
            <w:r w:rsidR="007F3340">
              <w:rPr>
                <w:noProof/>
                <w:webHidden/>
              </w:rPr>
              <w:tab/>
            </w:r>
            <w:r w:rsidR="007F3340">
              <w:rPr>
                <w:noProof/>
                <w:webHidden/>
              </w:rPr>
              <w:fldChar w:fldCharType="begin"/>
            </w:r>
            <w:r w:rsidR="007F3340">
              <w:rPr>
                <w:noProof/>
                <w:webHidden/>
              </w:rPr>
              <w:instrText xml:space="preserve"> PAGEREF _Toc482009658 \h </w:instrText>
            </w:r>
            <w:r w:rsidR="007F3340">
              <w:rPr>
                <w:noProof/>
                <w:webHidden/>
              </w:rPr>
            </w:r>
            <w:r w:rsidR="007F3340">
              <w:rPr>
                <w:noProof/>
                <w:webHidden/>
              </w:rPr>
              <w:fldChar w:fldCharType="separate"/>
            </w:r>
            <w:r w:rsidR="007F3340">
              <w:rPr>
                <w:noProof/>
                <w:webHidden/>
              </w:rPr>
              <w:t>17</w:t>
            </w:r>
            <w:r w:rsidR="007F3340">
              <w:rPr>
                <w:noProof/>
                <w:webHidden/>
              </w:rPr>
              <w:fldChar w:fldCharType="end"/>
            </w:r>
          </w:hyperlink>
        </w:p>
        <w:p w14:paraId="1AB94CF0" w14:textId="77777777" w:rsidR="007F3340" w:rsidRDefault="008116F8">
          <w:pPr>
            <w:pStyle w:val="11"/>
            <w:tabs>
              <w:tab w:val="right" w:leader="dot" w:pos="10195"/>
            </w:tabs>
            <w:rPr>
              <w:rFonts w:cstheme="minorBidi"/>
              <w:noProof/>
            </w:rPr>
          </w:pPr>
          <w:hyperlink w:anchor="_Toc482009659" w:history="1">
            <w:r w:rsidR="007F3340" w:rsidRPr="00A0645E">
              <w:rPr>
                <w:rStyle w:val="ad"/>
                <w:noProof/>
              </w:rPr>
              <w:t>Список литературы</w:t>
            </w:r>
            <w:r w:rsidR="007F3340">
              <w:rPr>
                <w:noProof/>
                <w:webHidden/>
              </w:rPr>
              <w:tab/>
            </w:r>
            <w:r w:rsidR="007F3340">
              <w:rPr>
                <w:noProof/>
                <w:webHidden/>
              </w:rPr>
              <w:fldChar w:fldCharType="begin"/>
            </w:r>
            <w:r w:rsidR="007F3340">
              <w:rPr>
                <w:noProof/>
                <w:webHidden/>
              </w:rPr>
              <w:instrText xml:space="preserve"> PAGEREF _Toc482009659 \h </w:instrText>
            </w:r>
            <w:r w:rsidR="007F3340">
              <w:rPr>
                <w:noProof/>
                <w:webHidden/>
              </w:rPr>
            </w:r>
            <w:r w:rsidR="007F3340">
              <w:rPr>
                <w:noProof/>
                <w:webHidden/>
              </w:rPr>
              <w:fldChar w:fldCharType="separate"/>
            </w:r>
            <w:r w:rsidR="007F3340">
              <w:rPr>
                <w:noProof/>
                <w:webHidden/>
              </w:rPr>
              <w:t>18</w:t>
            </w:r>
            <w:r w:rsidR="007F3340">
              <w:rPr>
                <w:noProof/>
                <w:webHidden/>
              </w:rPr>
              <w:fldChar w:fldCharType="end"/>
            </w:r>
          </w:hyperlink>
        </w:p>
        <w:p w14:paraId="51C940E5" w14:textId="77777777" w:rsidR="007F3340" w:rsidRDefault="008116F8">
          <w:pPr>
            <w:pStyle w:val="11"/>
            <w:tabs>
              <w:tab w:val="right" w:leader="dot" w:pos="10195"/>
            </w:tabs>
            <w:rPr>
              <w:rFonts w:cstheme="minorBidi"/>
              <w:noProof/>
            </w:rPr>
          </w:pPr>
          <w:hyperlink w:anchor="_Toc482009660" w:history="1">
            <w:r w:rsidR="007F3340" w:rsidRPr="00A0645E">
              <w:rPr>
                <w:rStyle w:val="ad"/>
                <w:noProof/>
              </w:rPr>
              <w:t>Приложение</w:t>
            </w:r>
            <w:r w:rsidR="007F3340">
              <w:rPr>
                <w:noProof/>
                <w:webHidden/>
              </w:rPr>
              <w:tab/>
            </w:r>
            <w:r w:rsidR="007F3340">
              <w:rPr>
                <w:noProof/>
                <w:webHidden/>
              </w:rPr>
              <w:fldChar w:fldCharType="begin"/>
            </w:r>
            <w:r w:rsidR="007F3340">
              <w:rPr>
                <w:noProof/>
                <w:webHidden/>
              </w:rPr>
              <w:instrText xml:space="preserve"> PAGEREF _Toc482009660 \h </w:instrText>
            </w:r>
            <w:r w:rsidR="007F3340">
              <w:rPr>
                <w:noProof/>
                <w:webHidden/>
              </w:rPr>
            </w:r>
            <w:r w:rsidR="007F3340">
              <w:rPr>
                <w:noProof/>
                <w:webHidden/>
              </w:rPr>
              <w:fldChar w:fldCharType="separate"/>
            </w:r>
            <w:r w:rsidR="007F3340">
              <w:rPr>
                <w:noProof/>
                <w:webHidden/>
              </w:rPr>
              <w:t>19</w:t>
            </w:r>
            <w:r w:rsidR="007F3340">
              <w:rPr>
                <w:noProof/>
                <w:webHidden/>
              </w:rPr>
              <w:fldChar w:fldCharType="end"/>
            </w:r>
          </w:hyperlink>
        </w:p>
        <w:p w14:paraId="30CB6364" w14:textId="77777777" w:rsidR="007F3340" w:rsidRDefault="008116F8">
          <w:pPr>
            <w:pStyle w:val="21"/>
            <w:tabs>
              <w:tab w:val="left" w:pos="880"/>
              <w:tab w:val="right" w:leader="dot" w:pos="10195"/>
            </w:tabs>
            <w:rPr>
              <w:rFonts w:cstheme="minorBidi"/>
              <w:noProof/>
            </w:rPr>
          </w:pPr>
          <w:hyperlink w:anchor="_Toc482009661" w:history="1">
            <w:r w:rsidR="007F3340" w:rsidRPr="00A0645E">
              <w:rPr>
                <w:rStyle w:val="ad"/>
                <w:noProof/>
              </w:rPr>
              <w:t>1.1</w:t>
            </w:r>
            <w:r w:rsidR="007F3340">
              <w:rPr>
                <w:rFonts w:cstheme="minorBidi"/>
                <w:noProof/>
              </w:rPr>
              <w:tab/>
            </w:r>
            <w:r w:rsidR="007F3340" w:rsidRPr="00A0645E">
              <w:rPr>
                <w:rStyle w:val="ad"/>
                <w:noProof/>
              </w:rPr>
              <w:t>Код для проверки принадлежности точки фигуре</w:t>
            </w:r>
            <w:r w:rsidR="007F3340">
              <w:rPr>
                <w:noProof/>
                <w:webHidden/>
              </w:rPr>
              <w:tab/>
            </w:r>
            <w:r w:rsidR="007F3340">
              <w:rPr>
                <w:noProof/>
                <w:webHidden/>
              </w:rPr>
              <w:fldChar w:fldCharType="begin"/>
            </w:r>
            <w:r w:rsidR="007F3340">
              <w:rPr>
                <w:noProof/>
                <w:webHidden/>
              </w:rPr>
              <w:instrText xml:space="preserve"> PAGEREF _Toc482009661 \h </w:instrText>
            </w:r>
            <w:r w:rsidR="007F3340">
              <w:rPr>
                <w:noProof/>
                <w:webHidden/>
              </w:rPr>
            </w:r>
            <w:r w:rsidR="007F3340">
              <w:rPr>
                <w:noProof/>
                <w:webHidden/>
              </w:rPr>
              <w:fldChar w:fldCharType="separate"/>
            </w:r>
            <w:r w:rsidR="007F3340">
              <w:rPr>
                <w:noProof/>
                <w:webHidden/>
              </w:rPr>
              <w:t>19</w:t>
            </w:r>
            <w:r w:rsidR="007F3340">
              <w:rPr>
                <w:noProof/>
                <w:webHidden/>
              </w:rPr>
              <w:fldChar w:fldCharType="end"/>
            </w:r>
          </w:hyperlink>
        </w:p>
        <w:p w14:paraId="05B0B0C6" w14:textId="77777777" w:rsidR="007F3340" w:rsidRDefault="008116F8">
          <w:pPr>
            <w:pStyle w:val="21"/>
            <w:tabs>
              <w:tab w:val="left" w:pos="880"/>
              <w:tab w:val="right" w:leader="dot" w:pos="10195"/>
            </w:tabs>
            <w:rPr>
              <w:rFonts w:cstheme="minorBidi"/>
              <w:noProof/>
            </w:rPr>
          </w:pPr>
          <w:hyperlink w:anchor="_Toc482009662" w:history="1">
            <w:r w:rsidR="007F3340" w:rsidRPr="00A0645E">
              <w:rPr>
                <w:rStyle w:val="ad"/>
                <w:noProof/>
              </w:rPr>
              <w:t>1.2</w:t>
            </w:r>
            <w:r w:rsidR="007F3340">
              <w:rPr>
                <w:rFonts w:cstheme="minorBidi"/>
                <w:noProof/>
              </w:rPr>
              <w:tab/>
            </w:r>
            <w:r w:rsidR="007F3340" w:rsidRPr="00A0645E">
              <w:rPr>
                <w:rStyle w:val="ad"/>
                <w:noProof/>
              </w:rPr>
              <w:t>Получение проекции точки на инструменте и нахождение угла</w:t>
            </w:r>
            <w:r w:rsidR="007F3340">
              <w:rPr>
                <w:noProof/>
                <w:webHidden/>
              </w:rPr>
              <w:tab/>
            </w:r>
            <w:r w:rsidR="007F3340">
              <w:rPr>
                <w:noProof/>
                <w:webHidden/>
              </w:rPr>
              <w:fldChar w:fldCharType="begin"/>
            </w:r>
            <w:r w:rsidR="007F3340">
              <w:rPr>
                <w:noProof/>
                <w:webHidden/>
              </w:rPr>
              <w:instrText xml:space="preserve"> PAGEREF _Toc482009662 \h </w:instrText>
            </w:r>
            <w:r w:rsidR="007F3340">
              <w:rPr>
                <w:noProof/>
                <w:webHidden/>
              </w:rPr>
            </w:r>
            <w:r w:rsidR="007F3340">
              <w:rPr>
                <w:noProof/>
                <w:webHidden/>
              </w:rPr>
              <w:fldChar w:fldCharType="separate"/>
            </w:r>
            <w:r w:rsidR="007F3340">
              <w:rPr>
                <w:noProof/>
                <w:webHidden/>
              </w:rPr>
              <w:t>20</w:t>
            </w:r>
            <w:r w:rsidR="007F3340">
              <w:rPr>
                <w:noProof/>
                <w:webHidden/>
              </w:rPr>
              <w:fldChar w:fldCharType="end"/>
            </w:r>
          </w:hyperlink>
        </w:p>
        <w:p w14:paraId="667A4D4E" w14:textId="77777777" w:rsidR="007A4F8D" w:rsidRDefault="007A4F8D" w:rsidP="007A4F8D">
          <w:pPr>
            <w:rPr>
              <w:b/>
              <w:bCs/>
            </w:rPr>
          </w:pPr>
          <w:r>
            <w:rPr>
              <w:b/>
              <w:bCs/>
            </w:rPr>
            <w:fldChar w:fldCharType="end"/>
          </w:r>
        </w:p>
      </w:sdtContent>
    </w:sdt>
    <w:p w14:paraId="7CF49E12" w14:textId="77777777" w:rsidR="00415DBA" w:rsidRDefault="00415DBA" w:rsidP="007A4F8D">
      <w:pPr>
        <w:pStyle w:val="1"/>
      </w:pPr>
    </w:p>
    <w:p w14:paraId="4F611897" w14:textId="77777777" w:rsidR="00415DBA" w:rsidRDefault="00415DBA" w:rsidP="007A4F8D">
      <w:pPr>
        <w:pStyle w:val="1"/>
      </w:pPr>
    </w:p>
    <w:p w14:paraId="5AF94307" w14:textId="77777777" w:rsidR="00415DBA" w:rsidRDefault="00415DBA" w:rsidP="007A4F8D">
      <w:pPr>
        <w:pStyle w:val="1"/>
      </w:pPr>
    </w:p>
    <w:p w14:paraId="278D4C25" w14:textId="77777777" w:rsidR="00415DBA" w:rsidRDefault="00415DBA" w:rsidP="007A4F8D">
      <w:pPr>
        <w:pStyle w:val="1"/>
      </w:pPr>
    </w:p>
    <w:p w14:paraId="72AEF0CB" w14:textId="77777777" w:rsidR="00415DBA" w:rsidRDefault="00415DBA" w:rsidP="007A4F8D">
      <w:pPr>
        <w:pStyle w:val="1"/>
      </w:pPr>
    </w:p>
    <w:p w14:paraId="3C589548" w14:textId="77777777" w:rsidR="00415DBA" w:rsidRDefault="00415DBA" w:rsidP="007A4F8D">
      <w:pPr>
        <w:pStyle w:val="1"/>
      </w:pPr>
    </w:p>
    <w:p w14:paraId="2D63B69C" w14:textId="77777777" w:rsidR="00415DBA" w:rsidRDefault="00415DBA" w:rsidP="00415DBA"/>
    <w:p w14:paraId="65615523" w14:textId="77777777" w:rsidR="009E5E10" w:rsidRDefault="009E5E10" w:rsidP="00415DBA"/>
    <w:p w14:paraId="620C1114" w14:textId="77777777" w:rsidR="009E5E10" w:rsidRDefault="009E5E10" w:rsidP="00415DBA"/>
    <w:p w14:paraId="03F825A7" w14:textId="77777777" w:rsidR="009E5E10" w:rsidRDefault="009E5E10" w:rsidP="00415DBA"/>
    <w:p w14:paraId="61C93508" w14:textId="77777777" w:rsidR="009E5E10" w:rsidRDefault="009E5E10" w:rsidP="00415DBA"/>
    <w:p w14:paraId="7F046B0A" w14:textId="77777777" w:rsidR="009E5E10" w:rsidRDefault="009E5E10" w:rsidP="00415DBA"/>
    <w:p w14:paraId="678B577D" w14:textId="77777777" w:rsidR="00415DBA" w:rsidRPr="00415DBA" w:rsidRDefault="00415DBA" w:rsidP="00415DBA"/>
    <w:p w14:paraId="67A85629" w14:textId="77777777" w:rsidR="009F438B" w:rsidRDefault="007A4F8D" w:rsidP="007A4F8D">
      <w:pPr>
        <w:pStyle w:val="1"/>
      </w:pPr>
      <w:bookmarkStart w:id="5" w:name="_Toc482009649"/>
      <w:r>
        <w:lastRenderedPageBreak/>
        <w:t>Введение</w:t>
      </w:r>
      <w:bookmarkEnd w:id="5"/>
    </w:p>
    <w:p w14:paraId="3FFE577C" w14:textId="77777777" w:rsidR="00415DBA" w:rsidRPr="00415DBA" w:rsidRDefault="00415DBA" w:rsidP="00415DBA"/>
    <w:p w14:paraId="1B6EFBCD" w14:textId="77777777" w:rsidR="007A4F8D" w:rsidRDefault="00222EA6" w:rsidP="008116F8">
      <w:pPr>
        <w:spacing w:line="360" w:lineRule="auto"/>
        <w:jc w:val="both"/>
        <w:rPr>
          <w:szCs w:val="28"/>
        </w:rPr>
        <w:pPrChange w:id="6" w:author="Stanislav Bober" w:date="2017-05-08T16:00:00Z">
          <w:pPr>
            <w:spacing w:line="360" w:lineRule="auto"/>
          </w:pPr>
        </w:pPrChange>
      </w:pPr>
      <w:r w:rsidRPr="00B01BDB">
        <w:rPr>
          <w:szCs w:val="28"/>
        </w:rPr>
        <w:t>Уже более 70 лет с</w:t>
      </w:r>
      <w:r w:rsidR="00650B57" w:rsidRPr="00B01BDB">
        <w:rPr>
          <w:szCs w:val="28"/>
        </w:rPr>
        <w:t>войство сверхпластичности материалов</w:t>
      </w:r>
      <w:r w:rsidRPr="00B01BDB">
        <w:rPr>
          <w:szCs w:val="28"/>
        </w:rPr>
        <w:t xml:space="preserve"> </w:t>
      </w:r>
      <w:r w:rsidR="00650B57" w:rsidRPr="00B01BDB">
        <w:rPr>
          <w:szCs w:val="28"/>
        </w:rPr>
        <w:t>изу</w:t>
      </w:r>
      <w:r w:rsidRPr="00B01BDB">
        <w:rPr>
          <w:szCs w:val="28"/>
        </w:rPr>
        <w:t xml:space="preserve">чается учеными по всему миру. </w:t>
      </w:r>
      <w:r w:rsidR="008E26AF">
        <w:rPr>
          <w:szCs w:val="28"/>
        </w:rPr>
        <w:t xml:space="preserve">Появление компьютерного моделирования позволило этой области совершить большой шаг вперед, перейдя от теории к ее приложению: составленные математические модели процессов обработки металла давлением стало возможным, во многом благодаря методу конечных элементов, применить </w:t>
      </w:r>
      <w:r w:rsidR="000C204D">
        <w:rPr>
          <w:szCs w:val="28"/>
        </w:rPr>
        <w:t>к реальным задачам, расчет которых теперь проводится на компьютерах. Результатом стало более глубокое понимание происходящих процессов и оптимизация некоторых производств.</w:t>
      </w:r>
    </w:p>
    <w:p w14:paraId="0BBEB374" w14:textId="77777777" w:rsidR="000C204D" w:rsidRDefault="000C204D" w:rsidP="008116F8">
      <w:pPr>
        <w:spacing w:line="360" w:lineRule="auto"/>
        <w:jc w:val="both"/>
        <w:pPrChange w:id="7" w:author="Stanislav Bober" w:date="2017-05-08T16:01:00Z">
          <w:pPr>
            <w:spacing w:line="360" w:lineRule="auto"/>
          </w:pPr>
        </w:pPrChange>
      </w:pPr>
      <w:r>
        <w:rPr>
          <w:szCs w:val="28"/>
        </w:rPr>
        <w:t xml:space="preserve">Метод конечных элементов (МКЭ) позволяет достаточно точно смоделировать и решить </w:t>
      </w:r>
      <w:r w:rsidRPr="000C204D">
        <w:rPr>
          <w:szCs w:val="28"/>
        </w:rPr>
        <w:t>задач</w:t>
      </w:r>
      <w:r>
        <w:rPr>
          <w:szCs w:val="28"/>
        </w:rPr>
        <w:t>и</w:t>
      </w:r>
      <w:r w:rsidRPr="000C204D">
        <w:rPr>
          <w:szCs w:val="28"/>
        </w:rPr>
        <w:t xml:space="preserve"> механики деформируемого твёрдого тела</w:t>
      </w:r>
      <w:r>
        <w:rPr>
          <w:szCs w:val="28"/>
        </w:rPr>
        <w:t xml:space="preserve"> при правильно заданных граничных условиях. В уже существующей программе </w:t>
      </w:r>
      <w:r>
        <w:rPr>
          <w:lang w:val="en-US"/>
        </w:rPr>
        <w:t>Extended</w:t>
      </w:r>
      <w:r w:rsidRPr="00965C1F">
        <w:t xml:space="preserve"> </w:t>
      </w:r>
      <w:r>
        <w:rPr>
          <w:lang w:val="en-US"/>
        </w:rPr>
        <w:t>Mathematical</w:t>
      </w:r>
      <w:r w:rsidRPr="00965C1F">
        <w:t xml:space="preserve"> </w:t>
      </w:r>
      <w:r>
        <w:rPr>
          <w:lang w:val="en-US"/>
        </w:rPr>
        <w:t>Modelling</w:t>
      </w:r>
      <w:r w:rsidRPr="00965C1F">
        <w:t xml:space="preserve"> </w:t>
      </w:r>
      <w:r>
        <w:rPr>
          <w:lang w:val="en-US"/>
        </w:rPr>
        <w:t>Application</w:t>
      </w:r>
      <w:r>
        <w:t xml:space="preserve"> (</w:t>
      </w:r>
      <w:r>
        <w:rPr>
          <w:lang w:val="en-US"/>
        </w:rPr>
        <w:t>EMMA</w:t>
      </w:r>
      <w:r>
        <w:t>) ранее был реализован МКЭ, но н</w:t>
      </w:r>
      <w:r w:rsidR="00415DBA">
        <w:t xml:space="preserve">е было возможности проводить моделирование с инструментами, на которых был задан коэффициент трения </w:t>
      </w:r>
      <w:r w:rsidR="00415DBA" w:rsidRPr="00415DBA">
        <w:t>&lt; 1</w:t>
      </w:r>
      <w:r w:rsidR="00415DBA">
        <w:t>, то есть где между заготовкой и инструментом появлялось трение скольжения. Это сильно ограничивало область</w:t>
      </w:r>
      <w:del w:id="8" w:author="Stanislav Bober" w:date="2017-05-08T16:02:00Z">
        <w:r w:rsidR="00415DBA" w:rsidDel="008116F8">
          <w:delText xml:space="preserve">, для которой </w:delText>
        </w:r>
        <w:r w:rsidR="00415DBA" w:rsidDel="008116F8">
          <w:rPr>
            <w:lang w:val="en-US"/>
          </w:rPr>
          <w:delText>EMMA</w:delText>
        </w:r>
        <w:r w:rsidR="00415DBA" w:rsidRPr="008116F8" w:rsidDel="008116F8">
          <w:delText xml:space="preserve"> </w:delText>
        </w:r>
        <w:r w:rsidR="00415DBA" w:rsidDel="008116F8">
          <w:delText>решала задачи</w:delText>
        </w:r>
      </w:del>
      <w:ins w:id="9" w:author="Stanislav Bober" w:date="2017-05-08T16:02:00Z">
        <w:r w:rsidR="008116F8">
          <w:t>применимости указанного программного пакета</w:t>
        </w:r>
      </w:ins>
      <w:r w:rsidR="00415DBA">
        <w:t>.</w:t>
      </w:r>
    </w:p>
    <w:p w14:paraId="2DF723A9" w14:textId="77777777" w:rsidR="00415DBA" w:rsidRDefault="00415DBA" w:rsidP="008116F8">
      <w:pPr>
        <w:spacing w:line="360" w:lineRule="auto"/>
        <w:jc w:val="both"/>
        <w:pPrChange w:id="10" w:author="Stanislav Bober" w:date="2017-05-08T16:03:00Z">
          <w:pPr>
            <w:spacing w:line="360" w:lineRule="auto"/>
          </w:pPr>
        </w:pPrChange>
      </w:pPr>
      <w:r>
        <w:t xml:space="preserve">В этой работе была добавлена возможность задавать трение на инструментах и правильно рассчитывать задачи с таким контактным взаимодействием. Чтобы показать работоспособность были решены тестовые задачи. </w:t>
      </w:r>
    </w:p>
    <w:p w14:paraId="7D1FDEE9" w14:textId="77777777" w:rsidR="009E5E10" w:rsidRDefault="009E5E10" w:rsidP="00B01BDB">
      <w:pPr>
        <w:spacing w:line="360" w:lineRule="auto"/>
      </w:pPr>
    </w:p>
    <w:p w14:paraId="4AB78CA7" w14:textId="77777777" w:rsidR="009E5E10" w:rsidRDefault="009E5E10" w:rsidP="00B01BDB">
      <w:pPr>
        <w:spacing w:line="360" w:lineRule="auto"/>
      </w:pPr>
    </w:p>
    <w:p w14:paraId="7E9BADD1" w14:textId="77777777" w:rsidR="009E5E10" w:rsidRDefault="009E5E10" w:rsidP="00B01BDB">
      <w:pPr>
        <w:spacing w:line="360" w:lineRule="auto"/>
      </w:pPr>
    </w:p>
    <w:p w14:paraId="3568323F" w14:textId="77777777" w:rsidR="009E5E10" w:rsidRDefault="009E5E10" w:rsidP="00B01BDB">
      <w:pPr>
        <w:spacing w:line="360" w:lineRule="auto"/>
      </w:pPr>
    </w:p>
    <w:p w14:paraId="795C7685" w14:textId="77777777" w:rsidR="009E5E10" w:rsidRDefault="009E5E10" w:rsidP="00B01BDB">
      <w:pPr>
        <w:spacing w:line="360" w:lineRule="auto"/>
      </w:pPr>
    </w:p>
    <w:p w14:paraId="6B3BD223" w14:textId="77777777" w:rsidR="009E5E10" w:rsidRPr="00415DBA" w:rsidRDefault="009E5E10" w:rsidP="00B01BDB">
      <w:pPr>
        <w:spacing w:line="360" w:lineRule="auto"/>
        <w:rPr>
          <w:szCs w:val="28"/>
        </w:rPr>
      </w:pPr>
    </w:p>
    <w:p w14:paraId="70F97270" w14:textId="77777777" w:rsidR="009A718F" w:rsidRDefault="009A718F" w:rsidP="009A718F">
      <w:pPr>
        <w:pStyle w:val="1"/>
      </w:pPr>
      <w:bookmarkStart w:id="11" w:name="_Toc482009650"/>
      <w:r>
        <w:lastRenderedPageBreak/>
        <w:t>Основная часть</w:t>
      </w:r>
      <w:bookmarkEnd w:id="11"/>
      <w:ins w:id="12" w:author="Stanislav Bober" w:date="2017-05-08T17:33:00Z">
        <w:r w:rsidR="006535B1">
          <w:br/>
        </w:r>
      </w:ins>
    </w:p>
    <w:p w14:paraId="2CA817EB" w14:textId="77777777" w:rsidR="009A718F" w:rsidRPr="00B01BDB" w:rsidRDefault="009A718F" w:rsidP="009A718F">
      <w:pPr>
        <w:pStyle w:val="2"/>
      </w:pPr>
      <w:bookmarkStart w:id="13" w:name="_Toc482009651"/>
      <w:r w:rsidRPr="00B01BDB">
        <w:t>Сверхпластичность</w:t>
      </w:r>
      <w:bookmarkEnd w:id="13"/>
      <w:ins w:id="14" w:author="Stanislav Bober" w:date="2017-05-08T17:33:00Z">
        <w:r w:rsidR="006535B1">
          <w:br/>
        </w:r>
      </w:ins>
    </w:p>
    <w:p w14:paraId="47AA5522" w14:textId="77777777" w:rsidR="002D7E58" w:rsidRPr="00B01BDB" w:rsidRDefault="009A718F" w:rsidP="008116F8">
      <w:pPr>
        <w:spacing w:line="360" w:lineRule="auto"/>
        <w:jc w:val="both"/>
        <w:rPr>
          <w:szCs w:val="28"/>
        </w:rPr>
        <w:pPrChange w:id="15" w:author="Stanislav Bober" w:date="2017-05-08T16:04:00Z">
          <w:pPr>
            <w:spacing w:line="360" w:lineRule="auto"/>
          </w:pPr>
        </w:pPrChange>
      </w:pPr>
      <w:r w:rsidRPr="00B01BDB">
        <w:rPr>
          <w:szCs w:val="28"/>
        </w:rPr>
        <w:t>Первое упоминание сверхпластичности в том виде, в котором мы сейчас ее понимаем, можно отнести к 19</w:t>
      </w:r>
      <w:r w:rsidR="006E0AA8" w:rsidRPr="00B01BDB">
        <w:rPr>
          <w:szCs w:val="28"/>
        </w:rPr>
        <w:t>70</w:t>
      </w:r>
      <w:r w:rsidRPr="00B01BDB">
        <w:rPr>
          <w:szCs w:val="28"/>
        </w:rPr>
        <w:t xml:space="preserve"> году </w:t>
      </w:r>
      <w:sdt>
        <w:sdtPr>
          <w:rPr>
            <w:szCs w:val="28"/>
          </w:rPr>
          <w:id w:val="-2133857055"/>
          <w:citation/>
        </w:sdtPr>
        <w:sdtContent>
          <w:r w:rsidRPr="00B01BDB">
            <w:rPr>
              <w:szCs w:val="28"/>
            </w:rPr>
            <w:fldChar w:fldCharType="begin"/>
          </w:r>
          <w:r w:rsidRPr="00B01BDB">
            <w:rPr>
              <w:szCs w:val="28"/>
            </w:rPr>
            <w:instrText xml:space="preserve">CITATION TGL70 \l 1049 </w:instrText>
          </w:r>
          <w:r w:rsidRPr="00B01BDB">
            <w:rPr>
              <w:szCs w:val="28"/>
            </w:rPr>
            <w:fldChar w:fldCharType="separate"/>
          </w:r>
          <w:r w:rsidR="00E17E0F" w:rsidRPr="00E17E0F">
            <w:rPr>
              <w:noProof/>
              <w:szCs w:val="28"/>
            </w:rPr>
            <w:t>[1]</w:t>
          </w:r>
          <w:r w:rsidRPr="00B01BDB">
            <w:rPr>
              <w:szCs w:val="28"/>
            </w:rPr>
            <w:fldChar w:fldCharType="end"/>
          </w:r>
        </w:sdtContent>
      </w:sdt>
      <w:r w:rsidR="006E0AA8" w:rsidRPr="00B01BDB">
        <w:rPr>
          <w:szCs w:val="28"/>
        </w:rPr>
        <w:t xml:space="preserve">, после которого начался резкий скачок развития этой области. Это произошло во многом благодаря </w:t>
      </w:r>
      <w:r w:rsidR="002D7E58" w:rsidRPr="00B01BDB">
        <w:rPr>
          <w:szCs w:val="28"/>
        </w:rPr>
        <w:t xml:space="preserve">появлению компьютеров и компьютерного моделирования, в частности. Для того, чтобы дать точное определение сверхпластичности необходимо ввести простейшее уравнение состояния </w:t>
      </w:r>
      <w:r w:rsidR="002D7E58" w:rsidRPr="00B01BDB">
        <w:rPr>
          <w:szCs w:val="28"/>
        </w:rPr>
        <w:fldChar w:fldCharType="begin"/>
      </w:r>
      <w:r w:rsidR="002D7E58" w:rsidRPr="00B01BDB">
        <w:rPr>
          <w:szCs w:val="28"/>
        </w:rPr>
        <w:instrText xml:space="preserve"> REF _Ref481834574 \h  \* MERGEFORMAT </w:instrText>
      </w:r>
      <w:r w:rsidR="002D7E58" w:rsidRPr="00B01BDB">
        <w:rPr>
          <w:szCs w:val="28"/>
        </w:rPr>
      </w:r>
      <w:r w:rsidR="002D7E58" w:rsidRPr="00B01BDB">
        <w:rPr>
          <w:szCs w:val="28"/>
        </w:rPr>
        <w:fldChar w:fldCharType="separate"/>
      </w:r>
      <w:r w:rsidR="002D7E58" w:rsidRPr="00B01BDB">
        <w:rPr>
          <w:iCs/>
          <w:szCs w:val="28"/>
        </w:rPr>
        <w:t>(</w:t>
      </w:r>
      <m:oMath>
        <m:r>
          <m:rPr>
            <m:sty m:val="p"/>
          </m:rPr>
          <w:rPr>
            <w:rFonts w:ascii="Cambria Math" w:hAnsi="Cambria Math"/>
            <w:noProof/>
            <w:szCs w:val="28"/>
          </w:rPr>
          <m:t>1</m:t>
        </m:r>
      </m:oMath>
      <w:r w:rsidR="002D7E58" w:rsidRPr="00B01BDB">
        <w:rPr>
          <w:szCs w:val="28"/>
        </w:rPr>
        <w:fldChar w:fldCharType="end"/>
      </w:r>
      <w:r w:rsidR="002D7E58" w:rsidRPr="00B01BDB">
        <w:rPr>
          <w:szCs w:val="28"/>
        </w:rPr>
        <w:fldChar w:fldCharType="begin"/>
      </w:r>
      <w:r w:rsidR="002D7E58" w:rsidRPr="00B01BDB">
        <w:rPr>
          <w:szCs w:val="28"/>
        </w:rPr>
        <w:instrText xml:space="preserve"> REF _Ref481834581 \h </w:instrText>
      </w:r>
      <w:r w:rsidR="00B01BDB">
        <w:rPr>
          <w:szCs w:val="28"/>
        </w:rPr>
        <w:instrText xml:space="preserve"> \* MERGEFORMAT </w:instrText>
      </w:r>
      <w:r w:rsidR="002D7E58" w:rsidRPr="00B01BDB">
        <w:rPr>
          <w:szCs w:val="28"/>
        </w:rPr>
      </w:r>
      <w:r w:rsidR="002D7E58" w:rsidRPr="00B01BDB">
        <w:rPr>
          <w:szCs w:val="28"/>
        </w:rPr>
        <w:fldChar w:fldCharType="separate"/>
      </w:r>
      <w:r w:rsidR="002D7E58" w:rsidRPr="00B01BDB">
        <w:rPr>
          <w:iCs/>
          <w:szCs w:val="28"/>
        </w:rPr>
        <w:t>)</w:t>
      </w:r>
      <w:r w:rsidR="002D7E58" w:rsidRPr="00B01BDB">
        <w:rPr>
          <w:szCs w:val="28"/>
        </w:rPr>
        <w:fldChar w:fldCharType="end"/>
      </w:r>
      <w:r w:rsidR="002D7E58" w:rsidRPr="00B01BDB">
        <w:rPr>
          <w:szCs w:val="28"/>
        </w:rPr>
        <w:t xml:space="preserve"> материала, показывающее важную зависимость напряжения </w:t>
      </w:r>
      <m:oMath>
        <m:r>
          <w:rPr>
            <w:rFonts w:ascii="Cambria Math" w:hAnsi="Cambria Math"/>
            <w:szCs w:val="28"/>
          </w:rPr>
          <m:t>σ</m:t>
        </m:r>
      </m:oMath>
      <w:r w:rsidR="002D7E58" w:rsidRPr="00B01BDB">
        <w:rPr>
          <w:szCs w:val="28"/>
        </w:rPr>
        <w:t xml:space="preserve"> от скорости деформации </w:t>
      </w:r>
      <m:oMath>
        <m:acc>
          <m:accPr>
            <m:chr m:val="̇"/>
            <m:ctrlPr>
              <w:rPr>
                <w:rFonts w:ascii="Cambria Math" w:hAnsi="Cambria Math"/>
                <w:i/>
                <w:szCs w:val="28"/>
              </w:rPr>
            </m:ctrlPr>
          </m:accPr>
          <m:e>
            <m:r>
              <w:rPr>
                <w:rFonts w:ascii="Cambria Math" w:hAnsi="Cambria Math"/>
                <w:szCs w:val="28"/>
              </w:rPr>
              <m:t>ε</m:t>
            </m:r>
          </m:e>
        </m:acc>
      </m:oMath>
      <w:r w:rsidR="002D7E58" w:rsidRPr="00B01BDB">
        <w:rPr>
          <w:szCs w:val="28"/>
        </w:rPr>
        <w:t xml:space="preserve"> </w:t>
      </w:r>
    </w:p>
    <w:p w14:paraId="6C90CD1E" w14:textId="77777777" w:rsidR="002D7E58" w:rsidRPr="00B01BDB" w:rsidRDefault="002D7E58" w:rsidP="002D7E58">
      <w:pPr>
        <w:pStyle w:val="af1"/>
        <w:ind w:left="2832"/>
        <w:rPr>
          <w:sz w:val="28"/>
          <w:szCs w:val="28"/>
        </w:rPr>
      </w:pPr>
      <w:bookmarkStart w:id="16" w:name="_Ref481834574"/>
      <w:bookmarkStart w:id="17" w:name="_Ref481862742"/>
      <m:oMath>
        <m:r>
          <w:rPr>
            <w:rFonts w:ascii="Cambria Math" w:hAnsi="Cambria Math"/>
            <w:color w:val="auto"/>
            <w:sz w:val="28"/>
            <w:szCs w:val="28"/>
          </w:rPr>
          <m:t>σ=</m:t>
        </m:r>
        <m:sSup>
          <m:sSupPr>
            <m:ctrlPr>
              <w:rPr>
                <w:rFonts w:ascii="Cambria Math" w:hAnsi="Cambria Math"/>
                <w:iCs w:val="0"/>
                <w:color w:val="auto"/>
                <w:sz w:val="28"/>
                <w:szCs w:val="28"/>
              </w:rPr>
            </m:ctrlPr>
          </m:sSupPr>
          <m:e>
            <m:acc>
              <m:accPr>
                <m:chr m:val="̇"/>
                <m:ctrlPr>
                  <w:rPr>
                    <w:rFonts w:ascii="Cambria Math" w:hAnsi="Cambria Math"/>
                    <w:iCs w:val="0"/>
                    <w:color w:val="auto"/>
                    <w:sz w:val="28"/>
                    <w:szCs w:val="28"/>
                  </w:rPr>
                </m:ctrlPr>
              </m:accPr>
              <m:e>
                <m:r>
                  <w:rPr>
                    <w:rFonts w:ascii="Cambria Math" w:hAnsi="Cambria Math"/>
                    <w:color w:val="auto"/>
                    <w:sz w:val="28"/>
                    <w:szCs w:val="28"/>
                  </w:rPr>
                  <m:t>ε</m:t>
                </m:r>
              </m:e>
            </m:acc>
          </m:e>
          <m:sup>
            <m:r>
              <w:rPr>
                <w:rFonts w:ascii="Cambria Math" w:hAnsi="Cambria Math"/>
                <w:color w:val="auto"/>
                <w:sz w:val="28"/>
                <w:szCs w:val="28"/>
              </w:rPr>
              <m:t>m</m:t>
            </m:r>
          </m:sup>
        </m:sSup>
      </m:oMath>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651C62">
        <w:rPr>
          <w:i w:val="0"/>
          <w:iCs w:val="0"/>
          <w:color w:val="auto"/>
          <w:sz w:val="28"/>
          <w:szCs w:val="28"/>
          <w:rPrChange w:id="18" w:author="Stanislav Bober" w:date="2017-05-08T16:05:00Z">
            <w:rPr>
              <w:iCs w:val="0"/>
              <w:color w:val="auto"/>
              <w:sz w:val="28"/>
              <w:szCs w:val="28"/>
            </w:rPr>
          </w:rPrChange>
        </w:rPr>
        <w:t>(</w:t>
      </w:r>
      <w:r w:rsidRPr="00B01BDB">
        <w:rPr>
          <w:iCs w:val="0"/>
          <w:color w:val="auto"/>
          <w:sz w:val="28"/>
          <w:szCs w:val="28"/>
        </w:rPr>
        <w:fldChar w:fldCharType="begin"/>
      </w:r>
      <m:oMath>
        <m:r>
          <w:rPr>
            <w:rFonts w:ascii="Cambria Math" w:hAnsi="Cambria Math"/>
            <w:color w:val="auto"/>
            <w:sz w:val="28"/>
            <w:szCs w:val="28"/>
          </w:rPr>
          <m:t xml:space="preserve"> SEQ Формула \* ARABIC </m:t>
        </m:r>
      </m:oMath>
      <w:r w:rsidRPr="00B01BDB">
        <w:rPr>
          <w:iCs w:val="0"/>
          <w:color w:val="auto"/>
          <w:sz w:val="28"/>
          <w:szCs w:val="28"/>
        </w:rPr>
        <w:fldChar w:fldCharType="separate"/>
      </w:r>
      <m:oMath>
        <m:r>
          <w:rPr>
            <w:rFonts w:ascii="Cambria Math" w:hAnsi="Cambria Math"/>
            <w:noProof/>
            <w:color w:val="auto"/>
            <w:sz w:val="28"/>
            <w:szCs w:val="28"/>
          </w:rPr>
          <m:t>1</m:t>
        </m:r>
      </m:oMath>
      <w:r w:rsidRPr="00B01BDB">
        <w:rPr>
          <w:iCs w:val="0"/>
          <w:color w:val="auto"/>
          <w:sz w:val="28"/>
          <w:szCs w:val="28"/>
        </w:rPr>
        <w:fldChar w:fldCharType="end"/>
      </w:r>
      <w:bookmarkStart w:id="19" w:name="_Ref481834581"/>
      <w:bookmarkEnd w:id="16"/>
      <w:r w:rsidRPr="00651C62">
        <w:rPr>
          <w:i w:val="0"/>
          <w:iCs w:val="0"/>
          <w:color w:val="auto"/>
          <w:sz w:val="28"/>
          <w:szCs w:val="28"/>
          <w:rPrChange w:id="20" w:author="Stanislav Bober" w:date="2017-05-08T16:05:00Z">
            <w:rPr>
              <w:iCs w:val="0"/>
              <w:color w:val="auto"/>
              <w:sz w:val="28"/>
              <w:szCs w:val="28"/>
            </w:rPr>
          </w:rPrChange>
        </w:rPr>
        <w:t>)</w:t>
      </w:r>
      <w:bookmarkEnd w:id="17"/>
      <w:bookmarkEnd w:id="19"/>
    </w:p>
    <w:p w14:paraId="0A19FAF4" w14:textId="77777777" w:rsidR="002D7E58" w:rsidRPr="00B01BDB" w:rsidRDefault="006535B1" w:rsidP="006535B1">
      <w:pPr>
        <w:spacing w:line="360" w:lineRule="auto"/>
        <w:ind w:firstLine="0"/>
        <w:jc w:val="both"/>
        <w:rPr>
          <w:szCs w:val="28"/>
        </w:rPr>
        <w:pPrChange w:id="21" w:author="Stanislav Bober" w:date="2017-05-08T17:24:00Z">
          <w:pPr>
            <w:spacing w:line="360" w:lineRule="auto"/>
            <w:ind w:firstLine="0"/>
          </w:pPr>
        </w:pPrChange>
      </w:pPr>
      <w:ins w:id="22" w:author="Stanislav Bober" w:date="2017-05-08T17:24:00Z">
        <w:r>
          <w:rPr>
            <w:szCs w:val="28"/>
          </w:rPr>
          <w:t>, г</w:t>
        </w:r>
      </w:ins>
      <w:del w:id="23" w:author="Stanislav Bober" w:date="2017-05-08T17:24:00Z">
        <w:r w:rsidR="002D7E58" w:rsidRPr="00B01BDB" w:rsidDel="006535B1">
          <w:rPr>
            <w:szCs w:val="28"/>
          </w:rPr>
          <w:delText>Г</w:delText>
        </w:r>
      </w:del>
      <w:r w:rsidR="002D7E58" w:rsidRPr="00B01BDB">
        <w:rPr>
          <w:szCs w:val="28"/>
        </w:rPr>
        <w:t xml:space="preserve">де </w:t>
      </w:r>
      <w:r w:rsidR="002D7E58" w:rsidRPr="00B01BDB">
        <w:rPr>
          <w:szCs w:val="28"/>
          <w:lang w:val="en-US"/>
        </w:rPr>
        <w:t>m</w:t>
      </w:r>
      <w:r w:rsidR="002D7E58" w:rsidRPr="00B01BDB">
        <w:rPr>
          <w:szCs w:val="28"/>
        </w:rPr>
        <w:t xml:space="preserve"> – так называемый коэффициент скоростной чувствительности</w:t>
      </w:r>
      <w:r w:rsidR="00EB4B87" w:rsidRPr="00B01BDB">
        <w:rPr>
          <w:szCs w:val="28"/>
        </w:rPr>
        <w:t xml:space="preserve">. В работе </w:t>
      </w:r>
      <w:sdt>
        <w:sdtPr>
          <w:rPr>
            <w:szCs w:val="28"/>
          </w:rPr>
          <w:id w:val="-1701312335"/>
          <w:citation/>
        </w:sdtPr>
        <w:sdtContent>
          <w:r w:rsidR="00EB4B87" w:rsidRPr="00B01BDB">
            <w:rPr>
              <w:szCs w:val="28"/>
            </w:rPr>
            <w:fldChar w:fldCharType="begin"/>
          </w:r>
          <w:r w:rsidR="00EB4B87" w:rsidRPr="00B01BDB">
            <w:rPr>
              <w:szCs w:val="28"/>
            </w:rPr>
            <w:instrText xml:space="preserve"> CITATION DAW69 \l 1049 </w:instrText>
          </w:r>
          <w:r w:rsidR="00EB4B87" w:rsidRPr="00B01BDB">
            <w:rPr>
              <w:szCs w:val="28"/>
            </w:rPr>
            <w:fldChar w:fldCharType="separate"/>
          </w:r>
          <w:r w:rsidR="00E17E0F" w:rsidRPr="00E17E0F">
            <w:rPr>
              <w:noProof/>
              <w:szCs w:val="28"/>
            </w:rPr>
            <w:t>[2]</w:t>
          </w:r>
          <w:r w:rsidR="00EB4B87" w:rsidRPr="00B01BDB">
            <w:rPr>
              <w:szCs w:val="28"/>
            </w:rPr>
            <w:fldChar w:fldCharType="end"/>
          </w:r>
        </w:sdtContent>
      </w:sdt>
      <w:r w:rsidR="00EB4B87" w:rsidRPr="00B01BDB">
        <w:rPr>
          <w:szCs w:val="28"/>
        </w:rPr>
        <w:t xml:space="preserve"> на экспериментах по одноосному растяжению показано, что с ростом </w:t>
      </w:r>
      <w:r w:rsidR="00EB4B87" w:rsidRPr="00B01BDB">
        <w:rPr>
          <w:szCs w:val="28"/>
          <w:lang w:val="en-US"/>
        </w:rPr>
        <w:t>m</w:t>
      </w:r>
      <w:r w:rsidR="00EB4B87" w:rsidRPr="00B01BDB">
        <w:rPr>
          <w:szCs w:val="28"/>
        </w:rPr>
        <w:t xml:space="preserve"> растет и </w:t>
      </w:r>
      <w:r w:rsidR="00B425B5" w:rsidRPr="00B01BDB">
        <w:rPr>
          <w:szCs w:val="28"/>
        </w:rPr>
        <w:t xml:space="preserve">длина, на которую возможно растянуть заготовку до разрыва. Эксперименты показали, что для сверхпластичных материалов характерно значение коэффициента скоростной чувствительности </w:t>
      </w:r>
      <w:r w:rsidR="00B425B5" w:rsidRPr="00B01BDB">
        <w:rPr>
          <w:szCs w:val="28"/>
          <w:lang w:val="en-US"/>
        </w:rPr>
        <w:t>m</w:t>
      </w:r>
      <w:r w:rsidR="00B425B5" w:rsidRPr="00B01BDB">
        <w:rPr>
          <w:szCs w:val="28"/>
        </w:rPr>
        <w:t xml:space="preserve"> ≥ 0.5</w:t>
      </w:r>
      <w:del w:id="24" w:author="Stanislav Bober" w:date="2017-05-08T17:24:00Z">
        <w:r w:rsidR="00B425B5" w:rsidRPr="00B01BDB" w:rsidDel="006535B1">
          <w:rPr>
            <w:szCs w:val="28"/>
          </w:rPr>
          <w:delText xml:space="preserve"> </w:delText>
        </w:r>
      </w:del>
      <w:r w:rsidR="00B425B5" w:rsidRPr="00B01BDB">
        <w:rPr>
          <w:szCs w:val="28"/>
        </w:rPr>
        <w:t xml:space="preserve">. Однако, при определенных условиях, некоторые материалы, например, сплав </w:t>
      </w:r>
      <w:r w:rsidR="00B425B5" w:rsidRPr="00B01BDB">
        <w:rPr>
          <w:szCs w:val="28"/>
          <w:lang w:val="en-US"/>
        </w:rPr>
        <w:t>Al</w:t>
      </w:r>
      <w:r w:rsidR="00B425B5" w:rsidRPr="00B01BDB">
        <w:rPr>
          <w:szCs w:val="28"/>
        </w:rPr>
        <w:t>-</w:t>
      </w:r>
      <w:r w:rsidR="00B425B5" w:rsidRPr="00B01BDB">
        <w:rPr>
          <w:szCs w:val="28"/>
          <w:lang w:val="en-US"/>
        </w:rPr>
        <w:t>Mg</w:t>
      </w:r>
      <w:r w:rsidR="00B425B5" w:rsidRPr="00B01BDB">
        <w:rPr>
          <w:szCs w:val="28"/>
        </w:rPr>
        <w:t xml:space="preserve"> может проявлять сверхпластичные свойства (растяжение более 300%) при коэффициенте скоростной чувствительности </w:t>
      </w:r>
      <w:r w:rsidR="00B425B5" w:rsidRPr="00B01BDB">
        <w:rPr>
          <w:szCs w:val="28"/>
          <w:lang w:val="en-US"/>
        </w:rPr>
        <w:t>m</w:t>
      </w:r>
      <w:r w:rsidR="00B425B5" w:rsidRPr="00B01BDB">
        <w:rPr>
          <w:szCs w:val="28"/>
        </w:rPr>
        <w:t xml:space="preserve"> ≈ 0.3 </w:t>
      </w:r>
      <w:sdt>
        <w:sdtPr>
          <w:rPr>
            <w:szCs w:val="28"/>
          </w:rPr>
          <w:id w:val="-1667247269"/>
          <w:citation/>
        </w:sdtPr>
        <w:sdtContent>
          <w:r w:rsidR="00B425B5" w:rsidRPr="00B01BDB">
            <w:rPr>
              <w:szCs w:val="28"/>
            </w:rPr>
            <w:fldChar w:fldCharType="begin"/>
          </w:r>
          <w:r w:rsidR="00B01BDB" w:rsidRPr="00B01BDB">
            <w:rPr>
              <w:szCs w:val="28"/>
            </w:rPr>
            <w:instrText xml:space="preserve">CITATION EMT98 \l 1033 </w:instrText>
          </w:r>
          <w:r w:rsidR="00B425B5" w:rsidRPr="00B01BDB">
            <w:rPr>
              <w:szCs w:val="28"/>
            </w:rPr>
            <w:fldChar w:fldCharType="separate"/>
          </w:r>
          <w:r w:rsidR="00E17E0F" w:rsidRPr="00E17E0F">
            <w:rPr>
              <w:noProof/>
              <w:szCs w:val="28"/>
            </w:rPr>
            <w:t>[3]</w:t>
          </w:r>
          <w:r w:rsidR="00B425B5" w:rsidRPr="00B01BDB">
            <w:rPr>
              <w:szCs w:val="28"/>
            </w:rPr>
            <w:fldChar w:fldCharType="end"/>
          </w:r>
        </w:sdtContent>
      </w:sdt>
      <w:r w:rsidR="00B425B5" w:rsidRPr="00B01BDB">
        <w:rPr>
          <w:szCs w:val="28"/>
        </w:rPr>
        <w:t>.</w:t>
      </w:r>
    </w:p>
    <w:p w14:paraId="21BD0A48" w14:textId="77777777" w:rsidR="00B425B5" w:rsidRPr="00B01BDB" w:rsidRDefault="00B425B5" w:rsidP="006535B1">
      <w:pPr>
        <w:spacing w:line="360" w:lineRule="auto"/>
        <w:jc w:val="both"/>
        <w:rPr>
          <w:szCs w:val="28"/>
        </w:rPr>
        <w:pPrChange w:id="25" w:author="Stanislav Bober" w:date="2017-05-08T17:25:00Z">
          <w:pPr>
            <w:spacing w:line="360" w:lineRule="auto"/>
          </w:pPr>
        </w:pPrChange>
      </w:pPr>
      <w:r w:rsidRPr="00B01BDB">
        <w:rPr>
          <w:szCs w:val="28"/>
        </w:rPr>
        <w:t xml:space="preserve">Таким образом, сверхпластичность можно характеризовать как свойство поликристаллических материалов растягиваться в среднем более чем на 400% при коэффициентах скоростной чувствительности близких к </w:t>
      </w:r>
      <w:r w:rsidRPr="00B01BDB">
        <w:rPr>
          <w:szCs w:val="28"/>
          <w:lang w:val="en-US"/>
        </w:rPr>
        <w:t>m</w:t>
      </w:r>
      <w:r w:rsidRPr="00B01BDB">
        <w:rPr>
          <w:szCs w:val="28"/>
        </w:rPr>
        <w:t xml:space="preserve"> = 0.5</w:t>
      </w:r>
      <w:del w:id="26" w:author="Stanislav Bober" w:date="2017-05-08T17:25:00Z">
        <w:r w:rsidRPr="00B01BDB" w:rsidDel="006535B1">
          <w:rPr>
            <w:szCs w:val="28"/>
          </w:rPr>
          <w:delText xml:space="preserve"> </w:delText>
        </w:r>
      </w:del>
      <w:ins w:id="27" w:author="Stanislav Bober" w:date="2017-05-08T17:26:00Z">
        <w:r w:rsidR="006535B1">
          <w:rPr>
            <w:szCs w:val="28"/>
          </w:rPr>
          <w:t>,</w:t>
        </w:r>
      </w:ins>
      <w:del w:id="28" w:author="Stanislav Bober" w:date="2017-05-08T17:26:00Z">
        <w:r w:rsidRPr="00B01BDB" w:rsidDel="006535B1">
          <w:rPr>
            <w:szCs w:val="28"/>
          </w:rPr>
          <w:delText>.</w:delText>
        </w:r>
      </w:del>
      <w:r w:rsidR="004F5751" w:rsidRPr="00B01BDB">
        <w:rPr>
          <w:szCs w:val="28"/>
        </w:rPr>
        <w:t xml:space="preserve"> </w:t>
      </w:r>
      <w:del w:id="29" w:author="Stanislav Bober" w:date="2017-05-08T17:26:00Z">
        <w:r w:rsidR="004F5751" w:rsidRPr="00B01BDB" w:rsidDel="006535B1">
          <w:rPr>
            <w:szCs w:val="28"/>
          </w:rPr>
          <w:delText>Присуще</w:delText>
        </w:r>
      </w:del>
      <w:ins w:id="30" w:author="Stanislav Bober" w:date="2017-05-08T17:26:00Z">
        <w:r w:rsidR="006535B1">
          <w:rPr>
            <w:szCs w:val="28"/>
          </w:rPr>
          <w:t>п</w:t>
        </w:r>
        <w:r w:rsidR="006535B1" w:rsidRPr="00B01BDB">
          <w:rPr>
            <w:szCs w:val="28"/>
          </w:rPr>
          <w:t>рисуще</w:t>
        </w:r>
        <w:r w:rsidR="006535B1">
          <w:rPr>
            <w:szCs w:val="28"/>
          </w:rPr>
          <w:t>е</w:t>
        </w:r>
      </w:ins>
      <w:r w:rsidR="004F5751" w:rsidRPr="00B01BDB">
        <w:rPr>
          <w:szCs w:val="28"/>
        </w:rPr>
        <w:t xml:space="preserve">, в основном, металлическим сплавам, таким как </w:t>
      </w:r>
      <w:r w:rsidR="004F5751" w:rsidRPr="00B01BDB">
        <w:rPr>
          <w:szCs w:val="28"/>
          <w:lang w:val="en-US"/>
        </w:rPr>
        <w:t>Al</w:t>
      </w:r>
      <w:r w:rsidR="00B01BDB" w:rsidRPr="00B01BDB">
        <w:rPr>
          <w:szCs w:val="28"/>
        </w:rPr>
        <w:t>-</w:t>
      </w:r>
      <w:r w:rsidR="004F5751" w:rsidRPr="00B01BDB">
        <w:rPr>
          <w:szCs w:val="28"/>
          <w:lang w:val="en-US"/>
        </w:rPr>
        <w:t>Mg</w:t>
      </w:r>
      <w:r w:rsidR="004F5751" w:rsidRPr="00B01BDB">
        <w:rPr>
          <w:szCs w:val="28"/>
        </w:rPr>
        <w:t xml:space="preserve">, </w:t>
      </w:r>
      <w:r w:rsidR="004F5751" w:rsidRPr="00B01BDB">
        <w:rPr>
          <w:szCs w:val="28"/>
          <w:lang w:val="en-US"/>
        </w:rPr>
        <w:t>Mg</w:t>
      </w:r>
      <w:r w:rsidR="00B01BDB" w:rsidRPr="00B01BDB">
        <w:rPr>
          <w:szCs w:val="28"/>
        </w:rPr>
        <w:t>-</w:t>
      </w:r>
      <w:r w:rsidR="004F5751" w:rsidRPr="00B01BDB">
        <w:rPr>
          <w:szCs w:val="28"/>
          <w:lang w:val="en-US"/>
        </w:rPr>
        <w:t>Zn</w:t>
      </w:r>
      <w:r w:rsidR="004F5751" w:rsidRPr="00B01BDB">
        <w:rPr>
          <w:szCs w:val="28"/>
        </w:rPr>
        <w:t xml:space="preserve">, </w:t>
      </w:r>
      <w:r w:rsidR="004F5751" w:rsidRPr="00B01BDB">
        <w:rPr>
          <w:szCs w:val="28"/>
          <w:lang w:val="en-US"/>
        </w:rPr>
        <w:t>Al</w:t>
      </w:r>
      <w:r w:rsidR="00B01BDB" w:rsidRPr="00B01BDB">
        <w:rPr>
          <w:szCs w:val="28"/>
        </w:rPr>
        <w:t>-</w:t>
      </w:r>
      <w:r w:rsidR="004F5751" w:rsidRPr="00B01BDB">
        <w:rPr>
          <w:szCs w:val="28"/>
          <w:lang w:val="en-US"/>
        </w:rPr>
        <w:t>Zn</w:t>
      </w:r>
      <w:r w:rsidR="004F5751" w:rsidRPr="00B01BDB">
        <w:rPr>
          <w:szCs w:val="28"/>
        </w:rPr>
        <w:t xml:space="preserve">, </w:t>
      </w:r>
      <w:r w:rsidR="004F5751" w:rsidRPr="00B01BDB">
        <w:rPr>
          <w:szCs w:val="28"/>
          <w:lang w:val="en-US"/>
        </w:rPr>
        <w:t>Pb</w:t>
      </w:r>
      <w:r w:rsidR="00B01BDB" w:rsidRPr="00B01BDB">
        <w:rPr>
          <w:szCs w:val="28"/>
        </w:rPr>
        <w:t>-</w:t>
      </w:r>
      <w:r w:rsidR="004F5751" w:rsidRPr="00B01BDB">
        <w:rPr>
          <w:szCs w:val="28"/>
          <w:lang w:val="en-US"/>
        </w:rPr>
        <w:t>Sn</w:t>
      </w:r>
      <w:r w:rsidR="004F5751" w:rsidRPr="00B01BDB">
        <w:rPr>
          <w:szCs w:val="28"/>
        </w:rPr>
        <w:t xml:space="preserve"> и другим, а также керамике, например, диоксиду циркония </w:t>
      </w:r>
      <w:r w:rsidR="004F5751" w:rsidRPr="00B01BDB">
        <w:rPr>
          <w:szCs w:val="28"/>
          <w:lang w:val="en-US"/>
        </w:rPr>
        <w:t>ZrO</w:t>
      </w:r>
      <w:r w:rsidR="004F5751" w:rsidRPr="00B01BDB">
        <w:rPr>
          <w:szCs w:val="28"/>
          <w:vertAlign w:val="subscript"/>
        </w:rPr>
        <w:t xml:space="preserve">2 </w:t>
      </w:r>
      <w:sdt>
        <w:sdtPr>
          <w:rPr>
            <w:szCs w:val="28"/>
            <w:vertAlign w:val="subscript"/>
          </w:rPr>
          <w:id w:val="660749304"/>
          <w:citation/>
        </w:sdtPr>
        <w:sdtContent>
          <w:r w:rsidR="004F5751" w:rsidRPr="00B01BDB">
            <w:rPr>
              <w:szCs w:val="28"/>
              <w:vertAlign w:val="subscript"/>
            </w:rPr>
            <w:fldChar w:fldCharType="begin"/>
          </w:r>
          <w:r w:rsidR="004F5751" w:rsidRPr="00B01BDB">
            <w:rPr>
              <w:szCs w:val="28"/>
            </w:rPr>
            <w:instrText xml:space="preserve"> </w:instrText>
          </w:r>
          <w:r w:rsidR="004F5751" w:rsidRPr="00B01BDB">
            <w:rPr>
              <w:szCs w:val="28"/>
              <w:lang w:val="en-US"/>
            </w:rPr>
            <w:instrText>CITATION</w:instrText>
          </w:r>
          <w:r w:rsidR="004F5751" w:rsidRPr="00B01BDB">
            <w:rPr>
              <w:szCs w:val="28"/>
            </w:rPr>
            <w:instrText xml:space="preserve"> </w:instrText>
          </w:r>
          <w:r w:rsidR="004F5751" w:rsidRPr="00B01BDB">
            <w:rPr>
              <w:szCs w:val="28"/>
              <w:lang w:val="en-US"/>
            </w:rPr>
            <w:instrText>FWa</w:instrText>
          </w:r>
          <w:r w:rsidR="004F5751" w:rsidRPr="00B01BDB">
            <w:rPr>
              <w:szCs w:val="28"/>
            </w:rPr>
            <w:instrText>86 \</w:instrText>
          </w:r>
          <w:r w:rsidR="004F5751" w:rsidRPr="00B01BDB">
            <w:rPr>
              <w:szCs w:val="28"/>
              <w:lang w:val="en-US"/>
            </w:rPr>
            <w:instrText>l</w:instrText>
          </w:r>
          <w:r w:rsidR="004F5751" w:rsidRPr="00B01BDB">
            <w:rPr>
              <w:szCs w:val="28"/>
            </w:rPr>
            <w:instrText xml:space="preserve"> 1033 </w:instrText>
          </w:r>
          <w:r w:rsidR="004F5751" w:rsidRPr="00B01BDB">
            <w:rPr>
              <w:szCs w:val="28"/>
              <w:vertAlign w:val="subscript"/>
            </w:rPr>
            <w:fldChar w:fldCharType="separate"/>
          </w:r>
          <w:r w:rsidR="00E17E0F" w:rsidRPr="00E17E0F">
            <w:rPr>
              <w:noProof/>
              <w:szCs w:val="28"/>
            </w:rPr>
            <w:t>[4]</w:t>
          </w:r>
          <w:r w:rsidR="004F5751" w:rsidRPr="00B01BDB">
            <w:rPr>
              <w:szCs w:val="28"/>
              <w:vertAlign w:val="subscript"/>
            </w:rPr>
            <w:fldChar w:fldCharType="end"/>
          </w:r>
        </w:sdtContent>
      </w:sdt>
      <w:r w:rsidR="004F5751" w:rsidRPr="00B01BDB">
        <w:rPr>
          <w:szCs w:val="28"/>
        </w:rPr>
        <w:t>, но в меньшей степени.</w:t>
      </w:r>
    </w:p>
    <w:p w14:paraId="6C402300" w14:textId="77777777" w:rsidR="00EA46DA" w:rsidRDefault="00EA46DA" w:rsidP="006535B1">
      <w:pPr>
        <w:spacing w:line="360" w:lineRule="auto"/>
        <w:jc w:val="both"/>
        <w:rPr>
          <w:ins w:id="31" w:author="Stanislav Bober" w:date="2017-05-08T17:33:00Z"/>
          <w:szCs w:val="28"/>
        </w:rPr>
        <w:pPrChange w:id="32" w:author="Stanislav Bober" w:date="2017-05-08T17:27:00Z">
          <w:pPr>
            <w:spacing w:line="360" w:lineRule="auto"/>
          </w:pPr>
        </w:pPrChange>
      </w:pPr>
      <w:r w:rsidRPr="00B01BDB">
        <w:rPr>
          <w:szCs w:val="28"/>
        </w:rPr>
        <w:t xml:space="preserve">Материалы, обладающие свойством сверхпластичности, применяют на различных производствах: от автомобилестроения до </w:t>
      </w:r>
      <w:r w:rsidR="004B5000" w:rsidRPr="00B01BDB">
        <w:rPr>
          <w:szCs w:val="28"/>
        </w:rPr>
        <w:t>протезирования</w:t>
      </w:r>
      <w:sdt>
        <w:sdtPr>
          <w:rPr>
            <w:szCs w:val="28"/>
          </w:rPr>
          <w:id w:val="-1998337772"/>
          <w:citation/>
        </w:sdtPr>
        <w:sdtContent>
          <w:r w:rsidR="004B5000" w:rsidRPr="00B01BDB">
            <w:rPr>
              <w:szCs w:val="28"/>
            </w:rPr>
            <w:fldChar w:fldCharType="begin"/>
          </w:r>
          <w:r w:rsidR="004B5000" w:rsidRPr="00B01BDB">
            <w:rPr>
              <w:szCs w:val="28"/>
            </w:rPr>
            <w:instrText xml:space="preserve"> CITATION Ant16 \l 1049 </w:instrText>
          </w:r>
          <w:r w:rsidR="004B5000" w:rsidRPr="00B01BDB">
            <w:rPr>
              <w:szCs w:val="28"/>
            </w:rPr>
            <w:fldChar w:fldCharType="separate"/>
          </w:r>
          <w:r w:rsidR="00E17E0F">
            <w:rPr>
              <w:noProof/>
              <w:szCs w:val="28"/>
            </w:rPr>
            <w:t xml:space="preserve"> </w:t>
          </w:r>
          <w:r w:rsidR="00E17E0F" w:rsidRPr="00E17E0F">
            <w:rPr>
              <w:noProof/>
              <w:szCs w:val="28"/>
            </w:rPr>
            <w:t>[5]</w:t>
          </w:r>
          <w:r w:rsidR="004B5000" w:rsidRPr="00B01BDB">
            <w:rPr>
              <w:szCs w:val="28"/>
            </w:rPr>
            <w:fldChar w:fldCharType="end"/>
          </w:r>
        </w:sdtContent>
      </w:sdt>
      <w:r w:rsidR="004B5000" w:rsidRPr="00B01BDB">
        <w:rPr>
          <w:szCs w:val="28"/>
        </w:rPr>
        <w:t>, используя такие методы обработки металла давлением как формовка, прокатка, волочени</w:t>
      </w:r>
      <w:r w:rsidR="00B01BDB" w:rsidRPr="00B01BDB">
        <w:rPr>
          <w:szCs w:val="28"/>
        </w:rPr>
        <w:t>е.</w:t>
      </w:r>
    </w:p>
    <w:p w14:paraId="738BB5B3" w14:textId="77777777" w:rsidR="006535B1" w:rsidRPr="00B01BDB" w:rsidRDefault="006535B1" w:rsidP="006535B1">
      <w:pPr>
        <w:spacing w:line="360" w:lineRule="auto"/>
        <w:jc w:val="both"/>
        <w:rPr>
          <w:szCs w:val="28"/>
        </w:rPr>
        <w:pPrChange w:id="33" w:author="Stanislav Bober" w:date="2017-05-08T17:27:00Z">
          <w:pPr>
            <w:spacing w:line="360" w:lineRule="auto"/>
          </w:pPr>
        </w:pPrChange>
      </w:pPr>
    </w:p>
    <w:p w14:paraId="51C69A39" w14:textId="77777777" w:rsidR="004F5751" w:rsidRPr="00B01BDB" w:rsidRDefault="004F5751" w:rsidP="004F5751">
      <w:pPr>
        <w:pStyle w:val="2"/>
      </w:pPr>
      <w:bookmarkStart w:id="34" w:name="_Toc482009652"/>
      <w:r w:rsidRPr="00B01BDB">
        <w:lastRenderedPageBreak/>
        <w:t>Метод конечных элементов</w:t>
      </w:r>
      <w:bookmarkEnd w:id="34"/>
      <w:ins w:id="35" w:author="Stanislav Bober" w:date="2017-05-08T17:32:00Z">
        <w:r w:rsidR="006535B1">
          <w:br/>
        </w:r>
      </w:ins>
    </w:p>
    <w:p w14:paraId="4B1762D5" w14:textId="77777777" w:rsidR="004F5751" w:rsidRPr="00B01BDB" w:rsidRDefault="00B01BDB" w:rsidP="006535B1">
      <w:pPr>
        <w:spacing w:line="360" w:lineRule="auto"/>
        <w:jc w:val="both"/>
        <w:rPr>
          <w:szCs w:val="28"/>
        </w:rPr>
        <w:pPrChange w:id="36" w:author="Stanislav Bober" w:date="2017-05-08T17:27:00Z">
          <w:pPr>
            <w:spacing w:line="360" w:lineRule="auto"/>
          </w:pPr>
        </w:pPrChange>
      </w:pPr>
      <w:r>
        <w:rPr>
          <w:szCs w:val="28"/>
        </w:rPr>
        <w:t xml:space="preserve">Метод конечных элементов (далее - МКЭ) довольно часто используется для решения задач прикладной физики, т.к. позволяет перейти от </w:t>
      </w:r>
      <w:r w:rsidR="00B0110C">
        <w:rPr>
          <w:szCs w:val="28"/>
        </w:rPr>
        <w:t xml:space="preserve">сложной непрерывной среды к более простой дискретной. </w:t>
      </w:r>
      <w:r w:rsidR="00C2313D">
        <w:rPr>
          <w:szCs w:val="28"/>
        </w:rPr>
        <w:t>Рассматриваемая в работе</w:t>
      </w:r>
      <w:r w:rsidR="00B0110C">
        <w:rPr>
          <w:szCs w:val="28"/>
        </w:rPr>
        <w:t xml:space="preserve"> област</w:t>
      </w:r>
      <w:r w:rsidR="00C2313D">
        <w:rPr>
          <w:szCs w:val="28"/>
        </w:rPr>
        <w:t>ь</w:t>
      </w:r>
      <w:r w:rsidR="00B0110C">
        <w:rPr>
          <w:szCs w:val="28"/>
        </w:rPr>
        <w:t xml:space="preserve"> применения МКЭ – решение задачи механики деформируемого твердого тела, моделирование этого процесса. </w:t>
      </w:r>
    </w:p>
    <w:p w14:paraId="5B377552" w14:textId="77777777" w:rsidR="00B425B5" w:rsidRDefault="00C2313D" w:rsidP="006535B1">
      <w:pPr>
        <w:spacing w:line="360" w:lineRule="auto"/>
        <w:jc w:val="both"/>
        <w:pPrChange w:id="37" w:author="Stanislav Bober" w:date="2017-05-08T17:27:00Z">
          <w:pPr>
            <w:spacing w:line="360" w:lineRule="auto"/>
          </w:pPr>
        </w:pPrChange>
      </w:pPr>
      <w:r>
        <w:t>Идея метода заключается в том, чтобы перейти от непрерывной искомой функции к конечному числу ее значений, которые определены в узлах сетки</w:t>
      </w:r>
      <w:sdt>
        <w:sdtPr>
          <w:id w:val="-340698566"/>
          <w:citation/>
        </w:sdtPr>
        <w:sdtContent>
          <w:r w:rsidR="00133A08">
            <w:fldChar w:fldCharType="begin"/>
          </w:r>
          <w:r w:rsidR="00133A08">
            <w:instrText xml:space="preserve"> CITATION Чум05 \l 1049 </w:instrText>
          </w:r>
          <w:r w:rsidR="00133A08">
            <w:fldChar w:fldCharType="separate"/>
          </w:r>
          <w:r w:rsidR="00E17E0F">
            <w:rPr>
              <w:noProof/>
            </w:rPr>
            <w:t xml:space="preserve"> </w:t>
          </w:r>
          <w:r w:rsidR="00E17E0F" w:rsidRPr="00E17E0F">
            <w:rPr>
              <w:noProof/>
            </w:rPr>
            <w:t>[6]</w:t>
          </w:r>
          <w:r w:rsidR="00133A08">
            <w:fldChar w:fldCharType="end"/>
          </w:r>
        </w:sdtContent>
      </w:sdt>
      <w:r>
        <w:t>. Сетка строится разбиением области на достаточно малые элементы, соединенные в конечном числе узлов, расположенных на их границе.</w:t>
      </w:r>
      <w:r w:rsidR="00133A08">
        <w:t xml:space="preserve"> Скорости перемещения внутри элемента определяются через скорости перемещения узлов, при помощи некоторой аппроксимирующей функции. Ее вид напрямую зависит от выбранных элементов, поэтому </w:t>
      </w:r>
      <w:r w:rsidR="004365F5">
        <w:t>принято выбирать наиболее простые геометрические фигуры: треугольник или прямоугольник для плоской задачи, для осесимметричной – треугольный или прямоугольный в сечении тор и для объемной задачи – параллелепипед</w:t>
      </w:r>
      <w:r w:rsidR="007E7027">
        <w:t xml:space="preserve"> или тетраэдр</w:t>
      </w:r>
      <w:r w:rsidR="004365F5">
        <w:t xml:space="preserve">. </w:t>
      </w:r>
    </w:p>
    <w:p w14:paraId="799CB2DC" w14:textId="77777777" w:rsidR="002824E9" w:rsidRDefault="002824E9" w:rsidP="006535B1">
      <w:pPr>
        <w:spacing w:line="360" w:lineRule="auto"/>
        <w:jc w:val="both"/>
        <w:pPrChange w:id="38" w:author="Stanislav Bober" w:date="2017-05-08T17:27:00Z">
          <w:pPr>
            <w:spacing w:line="360" w:lineRule="auto"/>
          </w:pPr>
        </w:pPrChange>
      </w:pPr>
      <w:r>
        <w:t>Получение скорости перемещения в любой точке внутри элемента выражается уравнением</w:t>
      </w:r>
      <w:r w:rsidRPr="002824E9">
        <w:t xml:space="preserve"> (</w:t>
      </w:r>
      <w:r>
        <w:fldChar w:fldCharType="begin"/>
      </w:r>
      <w:r>
        <w:instrText xml:space="preserve"> PAGEREF _Ref481862742 \h </w:instrText>
      </w:r>
      <w:r>
        <w:fldChar w:fldCharType="separate"/>
      </w:r>
      <w:r w:rsidR="002B2B77">
        <w:rPr>
          <w:noProof/>
        </w:rPr>
        <w:t>2</w:t>
      </w:r>
      <w:r>
        <w:fldChar w:fldCharType="end"/>
      </w:r>
      <w:r w:rsidRPr="002824E9">
        <w:t>)</w:t>
      </w:r>
      <w:r>
        <w:t xml:space="preserve"> в матричной форме, где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e</m:t>
            </m:r>
          </m:sup>
        </m:sSup>
      </m:oMath>
      <w:r w:rsidRPr="002824E9">
        <w:t xml:space="preserve"> – </w:t>
      </w:r>
      <w:r>
        <w:t xml:space="preserve">вектор скоростей произвольной точки,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e>
            </m:d>
          </m:e>
          <m:sup>
            <m:r>
              <w:rPr>
                <w:rFonts w:ascii="Cambria Math" w:hAnsi="Cambria Math"/>
              </w:rPr>
              <m:t>e</m:t>
            </m:r>
          </m:sup>
        </m:sSup>
      </m:oMath>
      <w:r w:rsidRPr="002824E9">
        <w:t xml:space="preserve"> – </w:t>
      </w:r>
      <w:r>
        <w:t xml:space="preserve">матрица функций формы (положения) и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δ</m:t>
                </m:r>
              </m:e>
            </m:d>
          </m:e>
          <m:sup>
            <m:r>
              <w:rPr>
                <w:rFonts w:ascii="Cambria Math" w:hAnsi="Cambria Math"/>
              </w:rPr>
              <m:t>e</m:t>
            </m:r>
          </m:sup>
        </m:sSup>
      </m:oMath>
      <w:r w:rsidRPr="002824E9">
        <w:t xml:space="preserve"> </w:t>
      </w:r>
      <w:r>
        <w:t>– скорости перемещения узловых точек рассматриваемого элемента</w:t>
      </w:r>
    </w:p>
    <w:p w14:paraId="0B86AD97" w14:textId="77777777" w:rsidR="007E7027" w:rsidRPr="00C039A7" w:rsidRDefault="008116F8" w:rsidP="00C039A7">
      <w:pPr>
        <w:pStyle w:val="af1"/>
        <w:ind w:left="2831"/>
        <w:rPr>
          <w:color w:val="auto"/>
          <w:sz w:val="28"/>
          <w:szCs w:val="28"/>
        </w:rPr>
      </w:pPr>
      <m:oMath>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f</m:t>
                </m:r>
              </m:e>
            </m:d>
          </m:e>
          <m:sup>
            <m:r>
              <w:rPr>
                <w:rFonts w:ascii="Cambria Math" w:hAnsi="Cambria Math"/>
                <w:color w:val="auto"/>
                <w:sz w:val="28"/>
                <w:szCs w:val="28"/>
              </w:rPr>
              <m:t>e</m:t>
            </m:r>
          </m:sup>
        </m:sSup>
        <m:r>
          <w:rPr>
            <w:rFonts w:ascii="Cambria Math" w:hAnsi="Cambria Math"/>
            <w:color w:val="auto"/>
            <w:sz w:val="28"/>
            <w:szCs w:val="28"/>
          </w:rPr>
          <m:t>=</m:t>
        </m:r>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N</m:t>
                </m:r>
              </m:e>
            </m:d>
          </m:e>
          <m:sup>
            <m:r>
              <w:rPr>
                <w:rFonts w:ascii="Cambria Math" w:hAnsi="Cambria Math"/>
                <w:color w:val="auto"/>
                <w:sz w:val="28"/>
                <w:szCs w:val="28"/>
              </w:rPr>
              <m:t>e</m:t>
            </m:r>
          </m:sup>
        </m:sSup>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δ</m:t>
                </m:r>
              </m:e>
            </m:d>
          </m:e>
          <m:sup>
            <m:r>
              <w:rPr>
                <w:rFonts w:ascii="Cambria Math" w:hAnsi="Cambria Math"/>
                <w:color w:val="auto"/>
                <w:sz w:val="28"/>
                <w:szCs w:val="28"/>
              </w:rPr>
              <m:t>e</m:t>
            </m:r>
          </m:sup>
        </m:sSup>
      </m:oMath>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sidRPr="006535B1">
        <w:rPr>
          <w:i w:val="0"/>
          <w:color w:val="auto"/>
          <w:sz w:val="28"/>
          <w:szCs w:val="28"/>
          <w:rPrChange w:id="39" w:author="Stanislav Bober" w:date="2017-05-08T17:31:00Z">
            <w:rPr>
              <w:color w:val="auto"/>
              <w:sz w:val="28"/>
              <w:szCs w:val="28"/>
            </w:rPr>
          </w:rPrChange>
        </w:rPr>
        <w:t>(</w:t>
      </w:r>
      <w:r w:rsidR="002824E9">
        <w:rPr>
          <w:color w:val="auto"/>
          <w:sz w:val="28"/>
          <w:szCs w:val="28"/>
        </w:rPr>
        <w:fldChar w:fldCharType="begin"/>
      </w:r>
      <m:oMath>
        <m:r>
          <w:rPr>
            <w:rFonts w:ascii="Cambria Math" w:hAnsi="Cambria Math"/>
            <w:color w:val="auto"/>
            <w:sz w:val="28"/>
            <w:szCs w:val="28"/>
          </w:rPr>
          <m:t xml:space="preserve"> SEQ Формула \* ARABIC </m:t>
        </m:r>
      </m:oMath>
      <w:r w:rsidR="002824E9">
        <w:rPr>
          <w:color w:val="auto"/>
          <w:sz w:val="28"/>
          <w:szCs w:val="28"/>
        </w:rPr>
        <w:fldChar w:fldCharType="separate"/>
      </w:r>
      <m:oMath>
        <m:r>
          <w:rPr>
            <w:rFonts w:ascii="Cambria Math" w:hAnsi="Cambria Math"/>
            <w:noProof/>
            <w:color w:val="auto"/>
            <w:sz w:val="28"/>
            <w:szCs w:val="28"/>
          </w:rPr>
          <m:t>2</m:t>
        </m:r>
      </m:oMath>
      <w:r w:rsidR="002824E9">
        <w:rPr>
          <w:color w:val="auto"/>
          <w:sz w:val="28"/>
          <w:szCs w:val="28"/>
        </w:rPr>
        <w:fldChar w:fldCharType="end"/>
      </w:r>
      <w:r w:rsidR="002824E9" w:rsidRPr="006535B1">
        <w:rPr>
          <w:i w:val="0"/>
          <w:color w:val="auto"/>
          <w:sz w:val="28"/>
          <w:szCs w:val="28"/>
          <w:rPrChange w:id="40" w:author="Stanislav Bober" w:date="2017-05-08T17:31:00Z">
            <w:rPr>
              <w:color w:val="auto"/>
              <w:sz w:val="28"/>
              <w:szCs w:val="28"/>
            </w:rPr>
          </w:rPrChange>
        </w:rPr>
        <w:t>)</w:t>
      </w:r>
    </w:p>
    <w:p w14:paraId="48BE4383" w14:textId="77777777" w:rsidR="002D7E58" w:rsidRDefault="002D7E58" w:rsidP="009A718F"/>
    <w:p w14:paraId="4630C145" w14:textId="77777777" w:rsidR="002D7E58" w:rsidRPr="002B2B77" w:rsidRDefault="00C039A7" w:rsidP="002B2B77">
      <w:pPr>
        <w:spacing w:line="360" w:lineRule="auto"/>
      </w:pPr>
      <w:r>
        <w:t>А основными в МКЭ являются матричное уравнение жесткости элемента</w:t>
      </w:r>
      <w:r w:rsidRPr="00C039A7">
        <w:t xml:space="preserve"> </w:t>
      </w:r>
      <w:r w:rsidR="002B2B77" w:rsidRPr="002B2B77">
        <w:t>(</w:t>
      </w:r>
      <w:r w:rsidR="002B2B77">
        <w:fldChar w:fldCharType="begin"/>
      </w:r>
      <w:r w:rsidR="002B2B77">
        <w:instrText xml:space="preserve"> REF _Ref481863426 \h  \* MERGEFORMAT </w:instrText>
      </w:r>
      <w:r w:rsidR="002B2B77">
        <w:fldChar w:fldCharType="separate"/>
      </w:r>
      <m:oMath>
        <m:r>
          <m:rPr>
            <m:sty m:val="p"/>
          </m:rPr>
          <w:rPr>
            <w:rFonts w:ascii="Cambria Math" w:hAnsi="Cambria Math"/>
            <w:noProof/>
            <w:szCs w:val="28"/>
          </w:rPr>
          <m:t>3</m:t>
        </m:r>
      </m:oMath>
      <w:r w:rsidR="002B2B77">
        <w:fldChar w:fldCharType="end"/>
      </w:r>
      <w:r w:rsidR="002B2B77" w:rsidRPr="002B2B77">
        <w:t>)</w:t>
      </w:r>
      <w:r>
        <w:t xml:space="preserve"> и глобальное для всей системы</w:t>
      </w:r>
      <w:r w:rsidR="002B2B77">
        <w:rPr>
          <w:lang w:val="en-US"/>
        </w:rPr>
        <w:fldChar w:fldCharType="begin"/>
      </w:r>
      <w:r w:rsidR="002B2B77" w:rsidRPr="002B2B77">
        <w:instrText xml:space="preserve"> </w:instrText>
      </w:r>
      <w:r w:rsidR="002B2B77">
        <w:rPr>
          <w:lang w:val="en-US"/>
        </w:rPr>
        <w:instrText>REF</w:instrText>
      </w:r>
      <w:r w:rsidR="002B2B77" w:rsidRPr="002B2B77">
        <w:instrText xml:space="preserve"> _</w:instrText>
      </w:r>
      <w:r w:rsidR="002B2B77">
        <w:rPr>
          <w:lang w:val="en-US"/>
        </w:rPr>
        <w:instrText>Ref</w:instrText>
      </w:r>
      <w:r w:rsidR="002B2B77" w:rsidRPr="002B2B77">
        <w:instrText>481863662 \</w:instrText>
      </w:r>
      <w:r w:rsidR="002B2B77">
        <w:rPr>
          <w:lang w:val="en-US"/>
        </w:rPr>
        <w:instrText>h</w:instrText>
      </w:r>
      <w:r w:rsidR="002B2B77" w:rsidRPr="002B2B77">
        <w:instrText xml:space="preserve">  \* </w:instrText>
      </w:r>
      <w:r w:rsidR="002B2B77">
        <w:rPr>
          <w:lang w:val="en-US"/>
        </w:rPr>
        <w:instrText>MERGEFORMAT</w:instrText>
      </w:r>
      <w:r w:rsidR="002B2B77" w:rsidRPr="002B2B77">
        <w:instrText xml:space="preserve"> </w:instrText>
      </w:r>
      <w:r w:rsidR="002B2B77">
        <w:rPr>
          <w:lang w:val="en-US"/>
        </w:rPr>
      </w:r>
      <w:r w:rsidR="002B2B77">
        <w:rPr>
          <w:lang w:val="en-US"/>
        </w:rPr>
        <w:fldChar w:fldCharType="separate"/>
      </w:r>
      <w:r w:rsidR="002B2B77" w:rsidRPr="002B2B77">
        <w:rPr>
          <w:i/>
          <w:szCs w:val="28"/>
        </w:rPr>
        <w:tab/>
      </w:r>
      <m:oMath>
        <m:r>
          <m:rPr>
            <m:sty m:val="p"/>
          </m:rPr>
          <w:rPr>
            <w:rFonts w:ascii="Cambria Math" w:hAnsi="Cambria Math"/>
            <w:szCs w:val="28"/>
          </w:rPr>
          <m:t>(</m:t>
        </m:r>
        <m:r>
          <m:rPr>
            <m:sty m:val="p"/>
          </m:rPr>
          <w:rPr>
            <w:rFonts w:ascii="Cambria Math" w:hAnsi="Cambria Math"/>
            <w:noProof/>
            <w:szCs w:val="28"/>
          </w:rPr>
          <m:t>4</m:t>
        </m:r>
      </m:oMath>
      <w:r w:rsidR="002B2B77">
        <w:rPr>
          <w:lang w:val="en-US"/>
        </w:rPr>
        <w:fldChar w:fldCharType="end"/>
      </w:r>
      <w:r w:rsidR="002B2B77" w:rsidRPr="002B2B77">
        <w:t>) (</w:t>
      </w:r>
      <w:r w:rsidR="002B2B77">
        <w:t>в общем виде</w:t>
      </w:r>
      <w:r w:rsidR="002B2B77" w:rsidRPr="002B2B77">
        <w:t>)</w:t>
      </w:r>
    </w:p>
    <w:p w14:paraId="5773553F" w14:textId="77777777" w:rsidR="002B2B77" w:rsidRDefault="002B2B77" w:rsidP="009A718F"/>
    <w:bookmarkStart w:id="41" w:name="_Ref481863426"/>
    <w:p w14:paraId="7E9A4247" w14:textId="77777777" w:rsidR="002B2B77" w:rsidRDefault="008116F8" w:rsidP="002B2B77">
      <w:pPr>
        <w:pStyle w:val="af1"/>
        <w:ind w:left="2124"/>
        <w:rPr>
          <w:i w:val="0"/>
          <w:color w:val="auto"/>
          <w:sz w:val="28"/>
          <w:szCs w:val="28"/>
        </w:rPr>
      </w:pPr>
      <m:oMath>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K</m:t>
                </m:r>
              </m:e>
            </m:d>
          </m:e>
          <m:sup>
            <m:r>
              <w:rPr>
                <w:rFonts w:ascii="Cambria Math" w:hAnsi="Cambria Math"/>
                <w:color w:val="auto"/>
                <w:sz w:val="28"/>
                <w:szCs w:val="28"/>
              </w:rPr>
              <m:t>e</m:t>
            </m:r>
          </m:sup>
        </m:sSup>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U</m:t>
                </m:r>
              </m:e>
            </m:d>
          </m:e>
          <m:sup>
            <m:r>
              <w:rPr>
                <w:rFonts w:ascii="Cambria Math" w:hAnsi="Cambria Math"/>
                <w:color w:val="auto"/>
                <w:sz w:val="28"/>
                <w:szCs w:val="28"/>
              </w:rPr>
              <m:t>e</m:t>
            </m:r>
          </m:sup>
        </m:sSup>
        <m:r>
          <w:rPr>
            <w:rFonts w:ascii="Cambria Math" w:hAnsi="Cambria Math"/>
            <w:color w:val="auto"/>
            <w:sz w:val="28"/>
            <w:szCs w:val="28"/>
          </w:rPr>
          <m:t>=</m:t>
        </m:r>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F</m:t>
                </m:r>
              </m:e>
            </m:d>
          </m:e>
          <m:sup>
            <m:r>
              <w:rPr>
                <w:rFonts w:ascii="Cambria Math" w:hAnsi="Cambria Math"/>
                <w:color w:val="auto"/>
                <w:sz w:val="28"/>
                <w:szCs w:val="28"/>
              </w:rPr>
              <m:t>e</m:t>
            </m:r>
          </m:sup>
        </m:sSup>
        <m:r>
          <w:rPr>
            <w:rFonts w:ascii="Cambria Math" w:hAnsi="Cambria Math"/>
            <w:color w:val="auto"/>
            <w:sz w:val="28"/>
            <w:szCs w:val="28"/>
          </w:rPr>
          <m:t>+</m:t>
        </m:r>
        <m:sSubSup>
          <m:sSubSupPr>
            <m:ctrlPr>
              <w:rPr>
                <w:rFonts w:ascii="Cambria Math" w:hAnsi="Cambria Math"/>
                <w:i w:val="0"/>
                <w:color w:val="auto"/>
                <w:sz w:val="28"/>
                <w:szCs w:val="28"/>
              </w:rPr>
            </m:ctrlPr>
          </m:sSubSupPr>
          <m:e>
            <m:d>
              <m:dPr>
                <m:begChr m:val="{"/>
                <m:endChr m:val="}"/>
                <m:ctrlPr>
                  <w:rPr>
                    <w:rFonts w:ascii="Cambria Math" w:hAnsi="Cambria Math"/>
                    <w:i w:val="0"/>
                    <w:color w:val="auto"/>
                    <w:sz w:val="28"/>
                    <w:szCs w:val="28"/>
                  </w:rPr>
                </m:ctrlPr>
              </m:dPr>
              <m:e>
                <m:r>
                  <w:rPr>
                    <w:rFonts w:ascii="Cambria Math" w:hAnsi="Cambria Math"/>
                    <w:color w:val="auto"/>
                    <w:sz w:val="28"/>
                    <w:szCs w:val="28"/>
                  </w:rPr>
                  <m:t>P</m:t>
                </m:r>
              </m:e>
            </m:d>
          </m:e>
          <m:sub>
            <m:r>
              <w:rPr>
                <w:rFonts w:ascii="Cambria Math" w:hAnsi="Cambria Math"/>
                <w:color w:val="auto"/>
                <w:sz w:val="28"/>
                <w:szCs w:val="28"/>
              </w:rPr>
              <m:t>q</m:t>
            </m:r>
          </m:sub>
          <m:sup>
            <m:r>
              <w:rPr>
                <w:rFonts w:ascii="Cambria Math" w:hAnsi="Cambria Math"/>
                <w:color w:val="auto"/>
                <w:sz w:val="28"/>
                <w:szCs w:val="28"/>
              </w:rPr>
              <m:t>e</m:t>
            </m:r>
          </m:sup>
        </m:sSubSup>
        <m:r>
          <w:rPr>
            <w:rFonts w:ascii="Cambria Math" w:hAnsi="Cambria Math"/>
            <w:color w:val="auto"/>
            <w:sz w:val="28"/>
            <w:szCs w:val="28"/>
          </w:rPr>
          <m:t>+</m:t>
        </m:r>
        <m:sSubSup>
          <m:sSubSupPr>
            <m:ctrlPr>
              <w:rPr>
                <w:rFonts w:ascii="Cambria Math" w:hAnsi="Cambria Math"/>
                <w:i w:val="0"/>
                <w:color w:val="auto"/>
                <w:sz w:val="28"/>
                <w:szCs w:val="28"/>
              </w:rPr>
            </m:ctrlPr>
          </m:sSubSupPr>
          <m:e>
            <m:d>
              <m:dPr>
                <m:begChr m:val="{"/>
                <m:endChr m:val="}"/>
                <m:ctrlPr>
                  <w:rPr>
                    <w:rFonts w:ascii="Cambria Math" w:hAnsi="Cambria Math"/>
                    <w:i w:val="0"/>
                    <w:color w:val="auto"/>
                    <w:sz w:val="28"/>
                    <w:szCs w:val="28"/>
                  </w:rPr>
                </m:ctrlPr>
              </m:dPr>
              <m:e>
                <m:r>
                  <w:rPr>
                    <w:rFonts w:ascii="Cambria Math" w:hAnsi="Cambria Math"/>
                    <w:color w:val="auto"/>
                    <w:sz w:val="28"/>
                    <w:szCs w:val="28"/>
                  </w:rPr>
                  <m:t>P</m:t>
                </m:r>
              </m:e>
            </m:d>
          </m:e>
          <m:sub>
            <m:r>
              <w:rPr>
                <w:rFonts w:ascii="Cambria Math" w:hAnsi="Cambria Math"/>
                <w:color w:val="auto"/>
                <w:sz w:val="28"/>
                <w:szCs w:val="28"/>
              </w:rPr>
              <m:t>g</m:t>
            </m:r>
          </m:sub>
          <m:sup>
            <m:r>
              <w:rPr>
                <w:rFonts w:ascii="Cambria Math" w:hAnsi="Cambria Math"/>
                <w:color w:val="auto"/>
                <w:sz w:val="28"/>
                <w:szCs w:val="28"/>
              </w:rPr>
              <m:t>e</m:t>
            </m:r>
          </m:sup>
        </m:sSubSup>
      </m:oMath>
      <w:r w:rsidR="002B2B77">
        <w:rPr>
          <w:i w:val="0"/>
          <w:color w:val="auto"/>
          <w:sz w:val="28"/>
          <w:szCs w:val="28"/>
        </w:rPr>
        <w:tab/>
      </w:r>
      <w:r w:rsidR="002B2B77">
        <w:rPr>
          <w:i w:val="0"/>
          <w:color w:val="auto"/>
          <w:sz w:val="28"/>
          <w:szCs w:val="28"/>
        </w:rPr>
        <w:tab/>
      </w:r>
      <w:r w:rsidR="002B2B77">
        <w:rPr>
          <w:i w:val="0"/>
          <w:color w:val="auto"/>
          <w:sz w:val="28"/>
          <w:szCs w:val="28"/>
        </w:rPr>
        <w:tab/>
      </w:r>
      <w:r w:rsidR="002B2B77">
        <w:rPr>
          <w:i w:val="0"/>
          <w:color w:val="auto"/>
          <w:sz w:val="28"/>
          <w:szCs w:val="28"/>
        </w:rPr>
        <w:tab/>
      </w:r>
      <w:r w:rsidR="002B2B77" w:rsidRPr="002B2B77">
        <w:rPr>
          <w:i w:val="0"/>
          <w:color w:val="auto"/>
          <w:sz w:val="28"/>
          <w:szCs w:val="28"/>
        </w:rPr>
        <w:t>(</w:t>
      </w:r>
      <w:r w:rsidR="002B2B77">
        <w:rPr>
          <w:i w:val="0"/>
          <w:color w:val="auto"/>
          <w:sz w:val="28"/>
          <w:szCs w:val="28"/>
        </w:rPr>
        <w:fldChar w:fldCharType="begin"/>
      </w:r>
      <m:oMath>
        <m:r>
          <w:rPr>
            <w:rFonts w:ascii="Cambria Math" w:hAnsi="Cambria Math"/>
            <w:color w:val="auto"/>
            <w:sz w:val="28"/>
            <w:szCs w:val="28"/>
          </w:rPr>
          <m:t xml:space="preserve"> SEQ Формула \* ARABIC </m:t>
        </m:r>
      </m:oMath>
      <w:r w:rsidR="002B2B77">
        <w:rPr>
          <w:i w:val="0"/>
          <w:color w:val="auto"/>
          <w:sz w:val="28"/>
          <w:szCs w:val="28"/>
        </w:rPr>
        <w:fldChar w:fldCharType="separate"/>
      </w:r>
      <m:oMath>
        <m:r>
          <w:rPr>
            <w:rFonts w:ascii="Cambria Math" w:hAnsi="Cambria Math"/>
            <w:noProof/>
            <w:color w:val="auto"/>
            <w:sz w:val="28"/>
            <w:szCs w:val="28"/>
          </w:rPr>
          <m:t>3</m:t>
        </m:r>
      </m:oMath>
      <w:r w:rsidR="002B2B77">
        <w:rPr>
          <w:i w:val="0"/>
          <w:color w:val="auto"/>
          <w:sz w:val="28"/>
          <w:szCs w:val="28"/>
        </w:rPr>
        <w:fldChar w:fldCharType="end"/>
      </w:r>
      <w:bookmarkEnd w:id="41"/>
      <w:r w:rsidR="002B2B77" w:rsidRPr="002B2B77">
        <w:rPr>
          <w:i w:val="0"/>
          <w:color w:val="auto"/>
          <w:sz w:val="28"/>
          <w:szCs w:val="28"/>
        </w:rPr>
        <w:t>)</w:t>
      </w:r>
      <w:r w:rsidR="00C039A7">
        <w:rPr>
          <w:i w:val="0"/>
          <w:color w:val="auto"/>
          <w:sz w:val="28"/>
          <w:szCs w:val="28"/>
        </w:rPr>
        <w:tab/>
      </w:r>
      <w:r w:rsidR="00C039A7">
        <w:rPr>
          <w:i w:val="0"/>
          <w:color w:val="auto"/>
          <w:sz w:val="28"/>
          <w:szCs w:val="28"/>
        </w:rPr>
        <w:tab/>
      </w:r>
    </w:p>
    <w:bookmarkStart w:id="42" w:name="_Ref481863662"/>
    <w:p w14:paraId="7EED8950" w14:textId="77777777" w:rsidR="002824E9" w:rsidRDefault="008116F8" w:rsidP="002B2B77">
      <w:pPr>
        <w:pStyle w:val="af1"/>
        <w:ind w:left="2124"/>
        <w:rPr>
          <w:i w:val="0"/>
          <w:color w:val="auto"/>
          <w:sz w:val="28"/>
          <w:szCs w:val="28"/>
        </w:rPr>
      </w:pPr>
      <m:oMath>
        <m:d>
          <m:dPr>
            <m:begChr m:val="["/>
            <m:endChr m:val="]"/>
            <m:ctrlPr>
              <w:rPr>
                <w:rFonts w:ascii="Cambria Math" w:hAnsi="Cambria Math"/>
                <w:color w:val="auto"/>
                <w:sz w:val="28"/>
                <w:szCs w:val="28"/>
              </w:rPr>
            </m:ctrlPr>
          </m:dPr>
          <m:e>
            <m:r>
              <w:rPr>
                <w:rFonts w:ascii="Cambria Math" w:hAnsi="Cambria Math"/>
                <w:color w:val="auto"/>
                <w:sz w:val="28"/>
                <w:szCs w:val="28"/>
              </w:rPr>
              <m:t>K</m:t>
            </m:r>
          </m:e>
        </m:d>
        <m:d>
          <m:dPr>
            <m:begChr m:val="{"/>
            <m:endChr m:val="}"/>
            <m:ctrlPr>
              <w:rPr>
                <w:rFonts w:ascii="Cambria Math" w:hAnsi="Cambria Math"/>
                <w:color w:val="auto"/>
                <w:sz w:val="28"/>
                <w:szCs w:val="28"/>
              </w:rPr>
            </m:ctrlPr>
          </m:dPr>
          <m:e>
            <m:r>
              <w:rPr>
                <w:rFonts w:ascii="Cambria Math" w:hAnsi="Cambria Math"/>
                <w:color w:val="auto"/>
                <w:sz w:val="28"/>
                <w:szCs w:val="28"/>
              </w:rPr>
              <m:t>U</m:t>
            </m:r>
          </m:e>
        </m:d>
        <m:r>
          <w:rPr>
            <w:rFonts w:ascii="Cambria Math" w:hAnsi="Cambria Math"/>
            <w:color w:val="auto"/>
            <w:sz w:val="28"/>
            <w:szCs w:val="28"/>
          </w:rPr>
          <m:t>=</m:t>
        </m:r>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r>
          <w:rPr>
            <w:rFonts w:ascii="Cambria Math" w:hAnsi="Cambria Math"/>
            <w:color w:val="auto"/>
            <w:sz w:val="28"/>
            <w:szCs w:val="28"/>
          </w:rPr>
          <m:t>+</m:t>
        </m:r>
        <m:sSub>
          <m:sSubPr>
            <m:ctrlPr>
              <w:rPr>
                <w:rFonts w:ascii="Cambria Math" w:hAnsi="Cambria Math"/>
                <w:color w:val="auto"/>
                <w:sz w:val="28"/>
                <w:szCs w:val="28"/>
                <w:lang w:val="en-US"/>
              </w:rPr>
            </m:ctrlPr>
          </m:sSubPr>
          <m:e>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e>
          <m:sub>
            <m:r>
              <w:rPr>
                <w:rFonts w:ascii="Cambria Math" w:hAnsi="Cambria Math"/>
                <w:color w:val="auto"/>
                <w:sz w:val="28"/>
                <w:szCs w:val="28"/>
                <w:lang w:val="en-US"/>
              </w:rPr>
              <m:t>q</m:t>
            </m:r>
          </m:sub>
        </m:sSub>
        <m:r>
          <w:rPr>
            <w:rFonts w:ascii="Cambria Math" w:hAnsi="Cambria Math"/>
            <w:color w:val="auto"/>
            <w:sz w:val="28"/>
            <w:szCs w:val="28"/>
          </w:rPr>
          <m:t>+</m:t>
        </m:r>
        <m:sSub>
          <m:sSubPr>
            <m:ctrlPr>
              <w:rPr>
                <w:rFonts w:ascii="Cambria Math" w:hAnsi="Cambria Math"/>
                <w:color w:val="auto"/>
                <w:sz w:val="28"/>
                <w:szCs w:val="28"/>
                <w:lang w:val="en-US"/>
              </w:rPr>
            </m:ctrlPr>
          </m:sSubPr>
          <m:e>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e>
          <m:sub>
            <m:r>
              <w:rPr>
                <w:rFonts w:ascii="Cambria Math" w:hAnsi="Cambria Math"/>
                <w:color w:val="auto"/>
                <w:sz w:val="28"/>
                <w:szCs w:val="28"/>
                <w:lang w:val="en-US"/>
              </w:rPr>
              <m:t>g</m:t>
            </m:r>
          </m:sub>
        </m:sSub>
      </m:oMath>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t>(</w:t>
      </w:r>
      <w:r w:rsidR="002B2B77">
        <w:rPr>
          <w:i w:val="0"/>
          <w:color w:val="auto"/>
          <w:sz w:val="28"/>
          <w:szCs w:val="28"/>
          <w:lang w:val="en-US"/>
        </w:rPr>
        <w:fldChar w:fldCharType="begin"/>
      </w:r>
      <m:oMath>
        <m:r>
          <w:rPr>
            <w:rFonts w:ascii="Cambria Math" w:hAnsi="Cambria Math"/>
            <w:color w:val="auto"/>
            <w:sz w:val="28"/>
            <w:szCs w:val="28"/>
          </w:rPr>
          <m:t xml:space="preserve"> </m:t>
        </m:r>
        <m:r>
          <w:rPr>
            <w:rFonts w:ascii="Cambria Math" w:hAnsi="Cambria Math"/>
            <w:color w:val="auto"/>
            <w:sz w:val="28"/>
            <w:szCs w:val="28"/>
            <w:lang w:val="en-US"/>
          </w:rPr>
          <m:t>SEQ</m:t>
        </m:r>
        <m:r>
          <w:rPr>
            <w:rFonts w:ascii="Cambria Math" w:hAnsi="Cambria Math"/>
            <w:color w:val="auto"/>
            <w:sz w:val="28"/>
            <w:szCs w:val="28"/>
          </w:rPr>
          <m:t xml:space="preserve"> Формула \* </m:t>
        </m:r>
        <m:r>
          <w:rPr>
            <w:rFonts w:ascii="Cambria Math" w:hAnsi="Cambria Math"/>
            <w:color w:val="auto"/>
            <w:sz w:val="28"/>
            <w:szCs w:val="28"/>
            <w:lang w:val="en-US"/>
          </w:rPr>
          <m:t>ARABIC</m:t>
        </m:r>
        <m:r>
          <w:rPr>
            <w:rFonts w:ascii="Cambria Math" w:hAnsi="Cambria Math"/>
            <w:color w:val="auto"/>
            <w:sz w:val="28"/>
            <w:szCs w:val="28"/>
          </w:rPr>
          <m:t xml:space="preserve"> </m:t>
        </m:r>
      </m:oMath>
      <w:r w:rsidR="002B2B77">
        <w:rPr>
          <w:i w:val="0"/>
          <w:color w:val="auto"/>
          <w:sz w:val="28"/>
          <w:szCs w:val="28"/>
          <w:lang w:val="en-US"/>
        </w:rPr>
        <w:fldChar w:fldCharType="separate"/>
      </w:r>
      <m:oMath>
        <m:r>
          <w:rPr>
            <w:rFonts w:ascii="Cambria Math" w:hAnsi="Cambria Math"/>
            <w:noProof/>
            <w:color w:val="auto"/>
            <w:sz w:val="28"/>
            <w:szCs w:val="28"/>
          </w:rPr>
          <m:t>4</m:t>
        </m:r>
      </m:oMath>
      <w:r w:rsidR="002B2B77">
        <w:rPr>
          <w:i w:val="0"/>
          <w:color w:val="auto"/>
          <w:sz w:val="28"/>
          <w:szCs w:val="28"/>
          <w:lang w:val="en-US"/>
        </w:rPr>
        <w:fldChar w:fldCharType="end"/>
      </w:r>
      <w:bookmarkEnd w:id="42"/>
      <w:r w:rsidR="002B2B77" w:rsidRPr="00965C1F">
        <w:rPr>
          <w:i w:val="0"/>
          <w:color w:val="auto"/>
          <w:sz w:val="28"/>
          <w:szCs w:val="28"/>
        </w:rPr>
        <w:t>)</w:t>
      </w:r>
      <w:r w:rsidR="00C039A7">
        <w:rPr>
          <w:i w:val="0"/>
          <w:color w:val="auto"/>
          <w:sz w:val="28"/>
          <w:szCs w:val="28"/>
        </w:rPr>
        <w:tab/>
      </w:r>
      <w:r w:rsidR="00C039A7">
        <w:rPr>
          <w:i w:val="0"/>
          <w:color w:val="auto"/>
          <w:sz w:val="28"/>
          <w:szCs w:val="28"/>
        </w:rPr>
        <w:tab/>
      </w:r>
      <w:r w:rsidR="00C039A7">
        <w:rPr>
          <w:i w:val="0"/>
          <w:color w:val="auto"/>
          <w:sz w:val="28"/>
          <w:szCs w:val="28"/>
        </w:rPr>
        <w:tab/>
      </w:r>
      <w:r w:rsidR="00C039A7">
        <w:rPr>
          <w:i w:val="0"/>
          <w:color w:val="auto"/>
          <w:sz w:val="28"/>
          <w:szCs w:val="28"/>
        </w:rPr>
        <w:tab/>
      </w:r>
      <w:r w:rsidR="00C039A7">
        <w:rPr>
          <w:i w:val="0"/>
          <w:color w:val="auto"/>
          <w:sz w:val="28"/>
          <w:szCs w:val="28"/>
        </w:rPr>
        <w:tab/>
      </w:r>
      <w:r w:rsidR="00C039A7" w:rsidRPr="00C039A7">
        <w:rPr>
          <w:i w:val="0"/>
          <w:color w:val="auto"/>
          <w:sz w:val="28"/>
          <w:szCs w:val="28"/>
        </w:rPr>
        <w:t xml:space="preserve"> </w:t>
      </w:r>
    </w:p>
    <w:p w14:paraId="79B9B513" w14:textId="77777777" w:rsidR="002B2B77" w:rsidRDefault="006535B1" w:rsidP="006535B1">
      <w:pPr>
        <w:spacing w:line="360" w:lineRule="auto"/>
      </w:pPr>
      <w:ins w:id="43" w:author="Stanislav Bober" w:date="2017-05-08T17:28:00Z">
        <w:r>
          <w:lastRenderedPageBreak/>
          <w:t>, г</w:t>
        </w:r>
      </w:ins>
      <w:del w:id="44" w:author="Stanislav Bober" w:date="2017-05-08T17:28:00Z">
        <w:r w:rsidR="002B2B77" w:rsidDel="006535B1">
          <w:delText>Г</w:delText>
        </w:r>
      </w:del>
      <w:r w:rsidR="002B2B77">
        <w:t xml:space="preserve">де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e</m:t>
            </m:r>
          </m:sup>
        </m:sSup>
      </m:oMath>
      <w:r w:rsidR="002B2B77" w:rsidRPr="002B2B77">
        <w:t xml:space="preserve"> – </w:t>
      </w:r>
      <w:r w:rsidR="002B2B77">
        <w:t xml:space="preserve">матрица жесткости элемента,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e</m:t>
            </m:r>
          </m:sup>
        </m:sSup>
      </m:oMath>
      <w:r w:rsidR="002B2B77" w:rsidRPr="002B2B77">
        <w:t xml:space="preserve"> </w:t>
      </w:r>
      <w:r w:rsidR="002B2B77">
        <w:t>–</w:t>
      </w:r>
      <w:r w:rsidR="002B2B77" w:rsidRPr="002B2B77">
        <w:t xml:space="preserve"> </w:t>
      </w:r>
      <w:r w:rsidR="002B2B77">
        <w:t xml:space="preserve">вектор узловых перемещений элемента,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e</m:t>
            </m:r>
          </m:sup>
        </m:sSup>
      </m:oMath>
      <w:r w:rsidR="002B2B77" w:rsidRPr="002B2B77">
        <w:t xml:space="preserve"> </w:t>
      </w:r>
      <w:r w:rsidR="002B2B77">
        <w:t>–</w:t>
      </w:r>
      <w:r w:rsidR="002B2B77" w:rsidRPr="002B2B77">
        <w:t xml:space="preserve"> </w:t>
      </w:r>
      <w:r w:rsidR="002B2B77">
        <w:t xml:space="preserve">внутренние силы, действующие на элемент </w:t>
      </w:r>
      <w:r w:rsidR="002B2B77">
        <w:rPr>
          <w:lang w:val="en-US"/>
        </w:rPr>
        <w:t>e</w:t>
      </w:r>
      <w:r w:rsidR="002B2B77">
        <w:t xml:space="preserve">, замененные на эквивалентные узловые силы.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P</m:t>
                </m:r>
              </m:e>
            </m:d>
          </m:e>
          <m:sub>
            <m:r>
              <w:rPr>
                <w:rFonts w:ascii="Cambria Math" w:hAnsi="Cambria Math"/>
              </w:rPr>
              <m:t>q</m:t>
            </m:r>
          </m:sub>
          <m:sup>
            <m:r>
              <w:rPr>
                <w:rFonts w:ascii="Cambria Math" w:hAnsi="Cambria Math"/>
              </w:rPr>
              <m:t>e</m:t>
            </m:r>
          </m:sup>
        </m:sSubSup>
      </m:oMath>
      <w:r w:rsidR="002B2B77" w:rsidRPr="002B2B77">
        <w:t xml:space="preserve"> </w:t>
      </w:r>
      <w:r w:rsidR="002B2B77">
        <w:t xml:space="preserve">и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P</m:t>
                </m:r>
              </m:e>
            </m:d>
          </m:e>
          <m:sub>
            <m:r>
              <w:rPr>
                <w:rFonts w:ascii="Cambria Math" w:hAnsi="Cambria Math"/>
              </w:rPr>
              <m:t>g</m:t>
            </m:r>
          </m:sub>
          <m:sup>
            <m:r>
              <w:rPr>
                <w:rFonts w:ascii="Cambria Math" w:hAnsi="Cambria Math"/>
              </w:rPr>
              <m:t>e</m:t>
            </m:r>
          </m:sup>
        </m:sSubSup>
      </m:oMath>
      <w:r w:rsidR="002B2B77" w:rsidRPr="002B2B77">
        <w:t xml:space="preserve"> – </w:t>
      </w:r>
      <w:r w:rsidR="002B2B77">
        <w:t xml:space="preserve">внешние распределенные поверхностные и массовые силы, приведенные к эквивалентным узловым силам, </w:t>
      </w:r>
      <m:oMath>
        <m:r>
          <w:rPr>
            <w:rFonts w:ascii="Cambria Math" w:hAnsi="Cambria Math"/>
          </w:rPr>
          <m:t>[K]</m:t>
        </m:r>
      </m:oMath>
      <w:r w:rsidR="002B2B77" w:rsidRPr="002B2B77">
        <w:t xml:space="preserve"> </w:t>
      </w:r>
      <w:r w:rsidR="002B2B77">
        <w:t>–</w:t>
      </w:r>
      <w:r w:rsidR="002B2B77" w:rsidRPr="002B2B77">
        <w:t xml:space="preserve"> </w:t>
      </w:r>
      <w:r w:rsidR="002B2B77">
        <w:t xml:space="preserve">глобальная матрица жесткости, заполняющаяся по принципу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ij</m:t>
                </m:r>
              </m:sub>
            </m:sSub>
          </m:e>
        </m:d>
        <m:r>
          <w:rPr>
            <w:rFonts w:ascii="Cambria Math" w:hAnsi="Cambria Math"/>
          </w:rPr>
          <m:t>=</m:t>
        </m:r>
        <m:nary>
          <m:naryPr>
            <m:chr m:val="∑"/>
            <m:supHide m:val="1"/>
            <m:ctrlPr>
              <w:rPr>
                <w:rFonts w:ascii="Cambria Math" w:hAnsi="Cambria Math"/>
                <w:i/>
              </w:rPr>
            </m:ctrlPr>
          </m:naryPr>
          <m:sub>
            <m:r>
              <w:rPr>
                <w:rFonts w:ascii="Cambria Math" w:hAnsi="Cambria Math"/>
              </w:rPr>
              <m:t>e</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ij</m:t>
                        </m:r>
                      </m:sub>
                    </m:sSub>
                  </m:e>
                </m:d>
              </m:e>
              <m:sup>
                <m:r>
                  <w:rPr>
                    <w:rFonts w:ascii="Cambria Math" w:hAnsi="Cambria Math"/>
                  </w:rPr>
                  <m:t>e</m:t>
                </m:r>
              </m:sup>
            </m:sSup>
          </m:e>
        </m:nary>
      </m:oMath>
      <w:r w:rsidR="002B2B77" w:rsidRPr="002B2B77">
        <w:t>,</w:t>
      </w:r>
      <w:ins w:id="45" w:author="Stanislav Bober" w:date="2017-05-08T17:28:00Z">
        <w:r>
          <w:t xml:space="preserve"> </w:t>
        </w:r>
      </w:ins>
    </w:p>
    <w:p w14:paraId="64649336" w14:textId="77777777" w:rsidR="002B2B77" w:rsidRDefault="002B2B77" w:rsidP="002B2B77">
      <w:pPr>
        <w:ind w:firstLine="0"/>
      </w:pPr>
      <w:r w:rsidRPr="002B2B77">
        <w:t xml:space="preserve"> </w:t>
      </w:r>
      <m:oMath>
        <m:d>
          <m:dPr>
            <m:begChr m:val="{"/>
            <m:endChr m:val="}"/>
            <m:ctrlPr>
              <w:rPr>
                <w:rFonts w:ascii="Cambria Math" w:hAnsi="Cambria Math"/>
                <w:i/>
              </w:rPr>
            </m:ctrlPr>
          </m:dPr>
          <m:e>
            <m:r>
              <w:rPr>
                <w:rFonts w:ascii="Cambria Math" w:hAnsi="Cambria Math"/>
              </w:rPr>
              <m:t>P</m:t>
            </m:r>
          </m:e>
        </m:d>
      </m:oMath>
      <w:r w:rsidRPr="002B2B77">
        <w:t xml:space="preserve"> </w:t>
      </w:r>
      <w:r>
        <w:t>–</w:t>
      </w:r>
      <w:r w:rsidRPr="002B2B77">
        <w:t xml:space="preserve"> </w:t>
      </w:r>
      <w:r>
        <w:t>вектор заданных внешних узловых сил с глобальной нумерацией</w:t>
      </w:r>
    </w:p>
    <w:p w14:paraId="01705B75" w14:textId="77777777" w:rsidR="002B2B77" w:rsidRDefault="002B2B77" w:rsidP="002B2B77">
      <w:pPr>
        <w:spacing w:line="360" w:lineRule="auto"/>
        <w:ind w:firstLine="0"/>
      </w:pPr>
      <w:r>
        <w:t xml:space="preserve"> </w:t>
      </w:r>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iy</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iz</m:t>
                    </m:r>
                  </m:sub>
                </m:sSub>
              </m:e>
            </m:d>
          </m:e>
          <m:sup>
            <m:r>
              <w:rPr>
                <w:rFonts w:ascii="Cambria Math" w:hAnsi="Cambria Math"/>
              </w:rPr>
              <m:t>T</m:t>
            </m:r>
          </m:sup>
        </m:sSup>
      </m:oMath>
      <w:r w:rsidRPr="002B2B77">
        <w:t xml:space="preserve"> , </w:t>
      </w:r>
      <w:r>
        <w:t xml:space="preserve">а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P</m:t>
                </m:r>
              </m:e>
            </m:d>
          </m:e>
          <m:sub>
            <m:r>
              <w:rPr>
                <w:rFonts w:ascii="Cambria Math" w:hAnsi="Cambria Math"/>
              </w:rPr>
              <m:t>q</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P</m:t>
                </m:r>
              </m:e>
            </m:d>
          </m:e>
          <m:sub>
            <m:r>
              <w:rPr>
                <w:rFonts w:ascii="Cambria Math" w:hAnsi="Cambria Math"/>
              </w:rPr>
              <m:t>g</m:t>
            </m:r>
          </m:sub>
        </m:sSub>
      </m:oMath>
      <w:r w:rsidRPr="002B2B77">
        <w:t xml:space="preserve"> </w:t>
      </w:r>
      <w:r>
        <w:t>–</w:t>
      </w:r>
      <w:r w:rsidRPr="002B2B77">
        <w:t xml:space="preserve"> </w:t>
      </w:r>
      <w:r>
        <w:t xml:space="preserve">глобальные векторы узловых сил, эквивалентных распределенным поверхностным и массовым силам, заполняются аналогично </w:t>
      </w:r>
      <m:oMath>
        <m:r>
          <w:rPr>
            <w:rFonts w:ascii="Cambria Math" w:hAnsi="Cambria Math"/>
          </w:rPr>
          <m:t>{P}</m:t>
        </m:r>
      </m:oMath>
      <w:r w:rsidRPr="002B2B77">
        <w:t>.</w:t>
      </w:r>
    </w:p>
    <w:p w14:paraId="4E714D01" w14:textId="77777777" w:rsidR="002B2B77" w:rsidRDefault="005C43D0" w:rsidP="005C43D0">
      <w:pPr>
        <w:spacing w:line="360" w:lineRule="auto"/>
        <w:rPr>
          <w:ins w:id="46" w:author="Stanislav Bober" w:date="2017-05-08T17:32:00Z"/>
        </w:rPr>
      </w:pPr>
      <w:r>
        <w:t>Таким образом, задача сводится к поиску скоростей узлов и распределению их на элементы, дабы смоделировать поведение всего тела.</w:t>
      </w:r>
    </w:p>
    <w:p w14:paraId="6BA3ED5D" w14:textId="77777777" w:rsidR="006535B1" w:rsidRDefault="006535B1" w:rsidP="005C43D0">
      <w:pPr>
        <w:spacing w:line="360" w:lineRule="auto"/>
      </w:pPr>
    </w:p>
    <w:p w14:paraId="0AD5F177" w14:textId="77777777" w:rsidR="005C43D0" w:rsidRPr="005C43D0" w:rsidRDefault="005C43D0" w:rsidP="005C43D0">
      <w:pPr>
        <w:pStyle w:val="2"/>
        <w:rPr>
          <w:i/>
        </w:rPr>
      </w:pPr>
      <w:bookmarkStart w:id="47" w:name="_Toc482009653"/>
      <w:r>
        <w:t>Математическая модель формовки</w:t>
      </w:r>
      <w:r w:rsidR="006967BE">
        <w:t xml:space="preserve"> сверхпластичных материалов</w:t>
      </w:r>
      <w:bookmarkEnd w:id="47"/>
      <w:ins w:id="48" w:author="Stanislav Bober" w:date="2017-05-08T17:32:00Z">
        <w:r w:rsidR="006535B1">
          <w:br/>
        </w:r>
      </w:ins>
    </w:p>
    <w:p w14:paraId="4C9D0C44" w14:textId="77777777" w:rsidR="002824E9" w:rsidRDefault="006967BE" w:rsidP="006535B1">
      <w:pPr>
        <w:spacing w:line="360" w:lineRule="auto"/>
        <w:jc w:val="both"/>
        <w:pPrChange w:id="49" w:author="Stanislav Bober" w:date="2017-05-08T17:31:00Z">
          <w:pPr>
            <w:spacing w:line="360" w:lineRule="auto"/>
          </w:pPr>
        </w:pPrChange>
      </w:pPr>
      <w:r>
        <w:t>Формовка в цилиндрическую матрицу</w:t>
      </w:r>
      <w:r w:rsidR="0075733F">
        <w:t xml:space="preserve"> листа некоторого материала, проявляющего сверхпластичные свойства,</w:t>
      </w:r>
      <w:r>
        <w:t xml:space="preserve"> описывается </w:t>
      </w:r>
      <w:r w:rsidR="0075733F">
        <w:t xml:space="preserve">несколькими переменными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5733F" w:rsidRPr="0075733F">
        <w:t xml:space="preserve"> </w:t>
      </w:r>
      <w:r w:rsidR="0075733F">
        <w:t>–</w:t>
      </w:r>
      <w:r w:rsidR="0075733F" w:rsidRPr="0075733F">
        <w:t xml:space="preserve"> </w:t>
      </w:r>
      <w:r w:rsidR="0075733F">
        <w:t xml:space="preserve">радиус матрицы,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sidR="0075733F" w:rsidRPr="0075733F">
        <w:t xml:space="preserve"> </w:t>
      </w:r>
      <w:r w:rsidR="0075733F">
        <w:t>–</w:t>
      </w:r>
      <w:r w:rsidR="0075733F" w:rsidRPr="0075733F">
        <w:t xml:space="preserve"> </w:t>
      </w:r>
      <w:r w:rsidR="0075733F">
        <w:t xml:space="preserve">радиус скругления матрицы, </w:t>
      </w:r>
      <m:oMath>
        <m:r>
          <w:rPr>
            <w:rFonts w:ascii="Cambria Math" w:hAnsi="Cambria Math"/>
          </w:rPr>
          <m:t>P</m:t>
        </m:r>
      </m:oMath>
      <w:r w:rsidR="0075733F" w:rsidRPr="0075733F">
        <w:t xml:space="preserve"> </w:t>
      </w:r>
      <w:r w:rsidR="0075733F">
        <w:t>–</w:t>
      </w:r>
      <w:r w:rsidR="0075733F" w:rsidRPr="0075733F">
        <w:t xml:space="preserve"> </w:t>
      </w:r>
      <w:r w:rsidR="0075733F">
        <w:t xml:space="preserve">давление, </w:t>
      </w:r>
      <m:oMath>
        <m:r>
          <w:rPr>
            <w:rFonts w:ascii="Cambria Math" w:hAnsi="Cambria Math"/>
          </w:rPr>
          <m:t>ρ</m:t>
        </m:r>
      </m:oMath>
      <w:r w:rsidR="0075733F" w:rsidRPr="0075733F">
        <w:t xml:space="preserve"> </w:t>
      </w:r>
      <w:r w:rsidR="0075733F">
        <w:t>–</w:t>
      </w:r>
      <w:r w:rsidR="0075733F" w:rsidRPr="0075733F">
        <w:t xml:space="preserve"> </w:t>
      </w:r>
      <w:r w:rsidR="0075733F">
        <w:t xml:space="preserve">радиус сферы, </w:t>
      </w:r>
      <m:oMath>
        <m:r>
          <w:rPr>
            <w:rFonts w:ascii="Cambria Math" w:hAnsi="Cambria Math"/>
          </w:rPr>
          <m:t>s</m:t>
        </m:r>
      </m:oMath>
      <w:r w:rsidR="0075733F" w:rsidRPr="0075733F">
        <w:t xml:space="preserve"> </w:t>
      </w:r>
      <w:r w:rsidR="0075733F">
        <w:t>–</w:t>
      </w:r>
      <w:r w:rsidR="0075733F" w:rsidRPr="0075733F">
        <w:t xml:space="preserve"> </w:t>
      </w:r>
      <w:r w:rsidR="0075733F">
        <w:t xml:space="preserve">толщина сферы, </w:t>
      </w:r>
      <m:oMath>
        <m:r>
          <w:rPr>
            <w:rFonts w:ascii="Cambria Math" w:hAnsi="Cambria Math"/>
          </w:rPr>
          <m:t>H</m:t>
        </m:r>
      </m:oMath>
      <w:r w:rsidR="0075733F" w:rsidRPr="0075733F">
        <w:t xml:space="preserve"> </w:t>
      </w:r>
      <w:r w:rsidR="0075733F">
        <w:t>–</w:t>
      </w:r>
      <w:r w:rsidR="0075733F" w:rsidRPr="0075733F">
        <w:t xml:space="preserve"> </w:t>
      </w:r>
      <w:r w:rsidR="0075733F">
        <w:t>высота сферы, а также несколькими константами, описывающими материал. Их вид зависит от уравнения состояния. Одно из самых простых и часто встречающихся уравнений состояния – уравнение Бакофена</w:t>
      </w:r>
      <w:sdt>
        <w:sdtPr>
          <w:id w:val="-1896038136"/>
          <w:citation/>
        </w:sdtPr>
        <w:sdtContent>
          <w:r w:rsidR="0075733F">
            <w:fldChar w:fldCharType="begin"/>
          </w:r>
          <w:r w:rsidR="0075733F">
            <w:instrText xml:space="preserve"> CITATION Bac64 \l 1049 </w:instrText>
          </w:r>
          <w:r w:rsidR="0075733F">
            <w:fldChar w:fldCharType="separate"/>
          </w:r>
          <w:r w:rsidR="00E17E0F">
            <w:rPr>
              <w:noProof/>
            </w:rPr>
            <w:t xml:space="preserve"> </w:t>
          </w:r>
          <w:r w:rsidR="00E17E0F" w:rsidRPr="00E17E0F">
            <w:rPr>
              <w:noProof/>
            </w:rPr>
            <w:t>[7]</w:t>
          </w:r>
          <w:r w:rsidR="0075733F">
            <w:fldChar w:fldCharType="end"/>
          </w:r>
        </w:sdtContent>
      </w:sdt>
      <w:r w:rsidR="0075733F">
        <w:t xml:space="preserve"> </w:t>
      </w:r>
      <w:r w:rsidR="0075733F">
        <w:fldChar w:fldCharType="begin"/>
      </w:r>
      <w:r w:rsidR="0075733F">
        <w:instrText xml:space="preserve"> REF _Ref481868020 \h </w:instrText>
      </w:r>
      <w:r w:rsidR="0075733F">
        <w:fldChar w:fldCharType="separate"/>
      </w:r>
      <w:r w:rsidR="0075733F">
        <w:rPr>
          <w:iCs/>
          <w:szCs w:val="28"/>
        </w:rPr>
        <w:t>(</w:t>
      </w:r>
      <m:oMath>
        <m:r>
          <m:rPr>
            <m:sty m:val="p"/>
          </m:rPr>
          <w:rPr>
            <w:rFonts w:ascii="Cambria Math" w:hAnsi="Cambria Math"/>
            <w:noProof/>
            <w:szCs w:val="28"/>
          </w:rPr>
          <m:t>5</m:t>
        </m:r>
      </m:oMath>
      <w:r w:rsidR="0075733F">
        <w:rPr>
          <w:szCs w:val="28"/>
        </w:rPr>
        <w:t>)</w:t>
      </w:r>
      <w:r w:rsidR="0075733F">
        <w:fldChar w:fldCharType="end"/>
      </w:r>
    </w:p>
    <w:p w14:paraId="3FEC62B9" w14:textId="77777777" w:rsidR="0075733F" w:rsidRPr="0075733F" w:rsidRDefault="0075733F" w:rsidP="0075733F">
      <w:pPr>
        <w:pStyle w:val="af1"/>
        <w:ind w:left="2124"/>
        <w:rPr>
          <w:color w:val="auto"/>
          <w:sz w:val="28"/>
          <w:szCs w:val="28"/>
        </w:rPr>
      </w:pPr>
      <w:bookmarkStart w:id="50" w:name="_Ref481868020"/>
      <m:oMath>
        <m:r>
          <w:rPr>
            <w:rFonts w:ascii="Cambria Math" w:hAnsi="Cambria Math"/>
            <w:color w:val="auto"/>
            <w:sz w:val="28"/>
            <w:szCs w:val="28"/>
          </w:rPr>
          <m:t>σ=K</m:t>
        </m:r>
        <m:sSup>
          <m:sSupPr>
            <m:ctrlPr>
              <w:rPr>
                <w:rFonts w:ascii="Cambria Math" w:hAnsi="Cambria Math"/>
                <w:iCs w:val="0"/>
                <w:color w:val="auto"/>
                <w:sz w:val="28"/>
                <w:szCs w:val="28"/>
              </w:rPr>
            </m:ctrlPr>
          </m:sSupPr>
          <m:e>
            <m:acc>
              <m:accPr>
                <m:chr m:val="̇"/>
                <m:ctrlPr>
                  <w:rPr>
                    <w:rFonts w:ascii="Cambria Math" w:hAnsi="Cambria Math"/>
                    <w:iCs w:val="0"/>
                    <w:color w:val="auto"/>
                    <w:sz w:val="28"/>
                    <w:szCs w:val="28"/>
                  </w:rPr>
                </m:ctrlPr>
              </m:accPr>
              <m:e>
                <m:r>
                  <w:rPr>
                    <w:rFonts w:ascii="Cambria Math" w:hAnsi="Cambria Math"/>
                    <w:color w:val="auto"/>
                    <w:sz w:val="28"/>
                    <w:szCs w:val="28"/>
                  </w:rPr>
                  <m:t>ε</m:t>
                </m:r>
              </m:e>
            </m:acc>
          </m:e>
          <m:sup>
            <m:r>
              <w:rPr>
                <w:rFonts w:ascii="Cambria Math" w:hAnsi="Cambria Math"/>
                <w:color w:val="auto"/>
                <w:sz w:val="28"/>
                <w:szCs w:val="28"/>
              </w:rPr>
              <m:t>m</m:t>
            </m:r>
          </m:sup>
        </m:sSup>
      </m:oMath>
      <w:r w:rsidRPr="0075733F">
        <w:rPr>
          <w:iCs w:val="0"/>
          <w:color w:val="auto"/>
          <w:sz w:val="28"/>
          <w:szCs w:val="28"/>
        </w:rPr>
        <w:tab/>
      </w:r>
      <w:r w:rsidRPr="0075733F">
        <w:rPr>
          <w:iCs w:val="0"/>
          <w:color w:val="auto"/>
          <w:sz w:val="28"/>
          <w:szCs w:val="28"/>
        </w:rPr>
        <w:tab/>
      </w:r>
      <w:r w:rsidRPr="0075733F">
        <w:rPr>
          <w:iCs w:val="0"/>
          <w:color w:val="auto"/>
          <w:sz w:val="28"/>
          <w:szCs w:val="28"/>
        </w:rPr>
        <w:tab/>
      </w:r>
      <w:r w:rsidRPr="0075733F">
        <w:rPr>
          <w:iCs w:val="0"/>
          <w:color w:val="auto"/>
          <w:sz w:val="28"/>
          <w:szCs w:val="28"/>
        </w:rPr>
        <w:tab/>
      </w:r>
      <w:r>
        <w:rPr>
          <w:iCs w:val="0"/>
          <w:color w:val="auto"/>
          <w:sz w:val="28"/>
          <w:szCs w:val="28"/>
        </w:rPr>
        <w:tab/>
      </w:r>
      <w:r w:rsidRPr="0075733F">
        <w:rPr>
          <w:iCs w:val="0"/>
          <w:color w:val="auto"/>
          <w:sz w:val="28"/>
          <w:szCs w:val="28"/>
        </w:rPr>
        <w:tab/>
      </w:r>
      <w:r w:rsidRPr="0075733F">
        <w:rPr>
          <w:iCs w:val="0"/>
          <w:color w:val="auto"/>
          <w:sz w:val="28"/>
          <w:szCs w:val="28"/>
        </w:rPr>
        <w:tab/>
      </w:r>
      <w:r w:rsidRPr="0075733F">
        <w:rPr>
          <w:iCs w:val="0"/>
          <w:color w:val="auto"/>
          <w:sz w:val="28"/>
          <w:szCs w:val="28"/>
        </w:rPr>
        <w:tab/>
      </w:r>
      <w:r w:rsidRPr="006535B1">
        <w:rPr>
          <w:i w:val="0"/>
          <w:iCs w:val="0"/>
          <w:color w:val="auto"/>
          <w:sz w:val="28"/>
          <w:szCs w:val="28"/>
          <w:rPrChange w:id="51" w:author="Stanislav Bober" w:date="2017-05-08T17:31:00Z">
            <w:rPr>
              <w:iCs w:val="0"/>
              <w:color w:val="auto"/>
              <w:sz w:val="28"/>
              <w:szCs w:val="28"/>
            </w:rPr>
          </w:rPrChange>
        </w:rPr>
        <w:t>(</w:t>
      </w:r>
      <w:r w:rsidRPr="0075733F">
        <w:rPr>
          <w:color w:val="auto"/>
          <w:sz w:val="28"/>
          <w:szCs w:val="28"/>
        </w:rPr>
        <w:fldChar w:fldCharType="begin"/>
      </w:r>
      <m:oMath>
        <m:r>
          <w:rPr>
            <w:rFonts w:ascii="Cambria Math" w:hAnsi="Cambria Math"/>
            <w:color w:val="auto"/>
            <w:sz w:val="28"/>
            <w:szCs w:val="28"/>
          </w:rPr>
          <m:t xml:space="preserve"> SEQ Формула \* ARABIC </m:t>
        </m:r>
      </m:oMath>
      <w:r w:rsidRPr="0075733F">
        <w:rPr>
          <w:color w:val="auto"/>
          <w:sz w:val="28"/>
          <w:szCs w:val="28"/>
        </w:rPr>
        <w:fldChar w:fldCharType="separate"/>
      </w:r>
      <m:oMath>
        <m:r>
          <w:rPr>
            <w:rFonts w:ascii="Cambria Math" w:hAnsi="Cambria Math"/>
            <w:noProof/>
            <w:color w:val="auto"/>
            <w:sz w:val="28"/>
            <w:szCs w:val="28"/>
          </w:rPr>
          <m:t>5</m:t>
        </m:r>
      </m:oMath>
      <w:r w:rsidRPr="0075733F">
        <w:rPr>
          <w:color w:val="auto"/>
          <w:sz w:val="28"/>
          <w:szCs w:val="28"/>
        </w:rPr>
        <w:fldChar w:fldCharType="end"/>
      </w:r>
      <w:bookmarkStart w:id="52" w:name="_Ref481868005"/>
      <w:r w:rsidRPr="006535B1">
        <w:rPr>
          <w:i w:val="0"/>
          <w:color w:val="auto"/>
          <w:sz w:val="28"/>
          <w:szCs w:val="28"/>
          <w:rPrChange w:id="53" w:author="Stanislav Bober" w:date="2017-05-08T17:31:00Z">
            <w:rPr>
              <w:color w:val="auto"/>
              <w:sz w:val="28"/>
              <w:szCs w:val="28"/>
            </w:rPr>
          </w:rPrChange>
        </w:rPr>
        <w:t>)</w:t>
      </w:r>
      <w:bookmarkEnd w:id="50"/>
      <w:bookmarkEnd w:id="52"/>
    </w:p>
    <w:p w14:paraId="6A941AC3" w14:textId="77777777" w:rsidR="0075733F" w:rsidRDefault="006535B1" w:rsidP="006535B1">
      <w:pPr>
        <w:spacing w:line="360" w:lineRule="auto"/>
        <w:jc w:val="both"/>
        <w:pPrChange w:id="54" w:author="Stanislav Bober" w:date="2017-05-08T17:32:00Z">
          <w:pPr>
            <w:spacing w:line="360" w:lineRule="auto"/>
          </w:pPr>
        </w:pPrChange>
      </w:pPr>
      <w:ins w:id="55" w:author="Stanislav Bober" w:date="2017-05-08T17:31:00Z">
        <w:r>
          <w:t xml:space="preserve">, </w:t>
        </w:r>
      </w:ins>
      <w:del w:id="56" w:author="Stanislav Bober" w:date="2017-05-08T17:32:00Z">
        <w:r w:rsidR="0075733F" w:rsidDel="006535B1">
          <w:delText>Г</w:delText>
        </w:r>
      </w:del>
      <w:ins w:id="57" w:author="Stanislav Bober" w:date="2017-05-08T17:32:00Z">
        <w:r>
          <w:t>г</w:t>
        </w:r>
      </w:ins>
      <w:r w:rsidR="0075733F">
        <w:t xml:space="preserve">де </w:t>
      </w:r>
      <w:r w:rsidR="0075733F">
        <w:rPr>
          <w:lang w:val="en-US"/>
        </w:rPr>
        <w:t>K</w:t>
      </w:r>
      <w:r w:rsidR="0075733F" w:rsidRPr="0075733F">
        <w:t xml:space="preserve"> – </w:t>
      </w:r>
      <w:r w:rsidR="0075733F">
        <w:t xml:space="preserve">параметр, зависящий от температуры и </w:t>
      </w:r>
      <w:r w:rsidR="0075733F">
        <w:rPr>
          <w:lang w:val="en-US"/>
        </w:rPr>
        <w:t>m</w:t>
      </w:r>
      <w:r w:rsidR="0075733F" w:rsidRPr="0075733F">
        <w:t xml:space="preserve"> </w:t>
      </w:r>
      <w:r w:rsidR="0075733F">
        <w:t>–</w:t>
      </w:r>
      <w:r w:rsidR="0075733F" w:rsidRPr="0075733F">
        <w:t xml:space="preserve"> </w:t>
      </w:r>
      <w:r w:rsidR="0075733F">
        <w:t>коэффициент скоростной чувствительности, зависящий от материала.</w:t>
      </w:r>
    </w:p>
    <w:p w14:paraId="4ED39696" w14:textId="77777777" w:rsidR="002824E9" w:rsidRDefault="00A72349" w:rsidP="006535B1">
      <w:pPr>
        <w:spacing w:line="360" w:lineRule="auto"/>
        <w:jc w:val="both"/>
        <w:pPrChange w:id="58" w:author="Stanislav Bober" w:date="2017-05-08T17:32:00Z">
          <w:pPr>
            <w:spacing w:line="360" w:lineRule="auto"/>
          </w:pPr>
        </w:pPrChange>
      </w:pPr>
      <w:r>
        <w:t xml:space="preserve">Считая условия равномерно распределенными, для маленькой площадки купола можно получить напряжение </w:t>
      </w:r>
      <m:oMath>
        <m:r>
          <w:rPr>
            <w:rFonts w:ascii="Cambria Math" w:hAnsi="Cambria Math"/>
          </w:rPr>
          <m:t>σ</m:t>
        </m:r>
      </m:oMath>
      <w:r>
        <w:t xml:space="preserve"> </w:t>
      </w:r>
      <w:sdt>
        <w:sdtPr>
          <w:id w:val="964540714"/>
          <w:citation/>
        </w:sdtPr>
        <w:sdtContent>
          <w:r>
            <w:fldChar w:fldCharType="begin"/>
          </w:r>
          <w:r>
            <w:instrText xml:space="preserve"> CITATION SAA14 \l 1049 </w:instrText>
          </w:r>
          <w:r>
            <w:fldChar w:fldCharType="separate"/>
          </w:r>
          <w:r w:rsidR="00E17E0F" w:rsidRPr="00E17E0F">
            <w:rPr>
              <w:noProof/>
            </w:rPr>
            <w:t>[8]</w:t>
          </w:r>
          <w:r>
            <w:fldChar w:fldCharType="end"/>
          </w:r>
        </w:sdtContent>
      </w:sdt>
      <w:r>
        <w:t xml:space="preserve"> по формуле </w:t>
      </w:r>
      <w:r>
        <w:fldChar w:fldCharType="begin"/>
      </w:r>
      <w:r>
        <w:instrText xml:space="preserve"> REF _Ref481868783 \h </w:instrText>
      </w:r>
      <w:r w:rsidR="006535B1">
        <w:instrText xml:space="preserve"> \* MERGEFORMAT </w:instrText>
      </w:r>
      <w:r>
        <w:fldChar w:fldCharType="separate"/>
      </w:r>
      <w:r w:rsidRPr="006535B1">
        <w:rPr>
          <w:iCs/>
          <w:szCs w:val="28"/>
          <w:rPrChange w:id="59" w:author="Stanislav Bober" w:date="2017-05-08T17:32:00Z">
            <w:rPr>
              <w:i/>
              <w:iCs/>
              <w:szCs w:val="28"/>
            </w:rPr>
          </w:rPrChange>
        </w:rPr>
        <w:t>(</w:t>
      </w:r>
      <m:oMath>
        <m:r>
          <m:rPr>
            <m:sty m:val="p"/>
          </m:rPr>
          <w:rPr>
            <w:rFonts w:ascii="Cambria Math" w:hAnsi="Cambria Math"/>
            <w:noProof/>
            <w:szCs w:val="28"/>
          </w:rPr>
          <m:t>6</m:t>
        </m:r>
      </m:oMath>
      <w:r w:rsidRPr="006535B1">
        <w:rPr>
          <w:szCs w:val="28"/>
          <w:rPrChange w:id="60" w:author="Stanislav Bober" w:date="2017-05-08T17:32:00Z">
            <w:rPr>
              <w:i/>
              <w:szCs w:val="28"/>
            </w:rPr>
          </w:rPrChange>
        </w:rPr>
        <w:t>)</w:t>
      </w:r>
      <w:r>
        <w:fldChar w:fldCharType="end"/>
      </w:r>
    </w:p>
    <w:bookmarkStart w:id="61" w:name="_Ref481868783"/>
    <w:p w14:paraId="2644D9FA" w14:textId="77777777" w:rsidR="00A72349" w:rsidRPr="00A72349" w:rsidRDefault="008116F8" w:rsidP="00A72349">
      <w:pPr>
        <w:pStyle w:val="af1"/>
        <w:ind w:left="2123"/>
        <w:rPr>
          <w:i w:val="0"/>
          <w:color w:val="auto"/>
          <w:sz w:val="28"/>
          <w:szCs w:val="28"/>
        </w:rPr>
      </w:pPr>
      <m:oMath>
        <m:sSub>
          <m:sSubPr>
            <m:ctrlPr>
              <w:rPr>
                <w:rFonts w:ascii="Cambria Math" w:hAnsi="Cambria Math"/>
                <w:i w:val="0"/>
                <w:color w:val="auto"/>
                <w:sz w:val="28"/>
                <w:szCs w:val="28"/>
              </w:rPr>
            </m:ctrlPr>
          </m:sSubPr>
          <m:e>
            <m:r>
              <w:rPr>
                <w:rFonts w:ascii="Cambria Math" w:hAnsi="Cambria Math"/>
                <w:color w:val="auto"/>
                <w:sz w:val="28"/>
                <w:szCs w:val="28"/>
              </w:rPr>
              <m:t>σ</m:t>
            </m:r>
          </m:e>
          <m:sub>
            <m:r>
              <w:rPr>
                <w:rFonts w:ascii="Cambria Math" w:hAnsi="Cambria Math"/>
                <w:color w:val="auto"/>
                <w:sz w:val="28"/>
                <w:szCs w:val="28"/>
              </w:rPr>
              <m:t>e</m:t>
            </m:r>
          </m:sub>
        </m:sSub>
        <m:r>
          <w:rPr>
            <w:rFonts w:ascii="Cambria Math" w:hAnsi="Cambria Math"/>
            <w:color w:val="auto"/>
            <w:sz w:val="28"/>
            <w:szCs w:val="28"/>
          </w:rPr>
          <m:t xml:space="preserve">= </m:t>
        </m:r>
        <m:f>
          <m:fPr>
            <m:ctrlPr>
              <w:rPr>
                <w:rFonts w:ascii="Cambria Math" w:hAnsi="Cambria Math"/>
                <w:iCs w:val="0"/>
                <w:color w:val="auto"/>
                <w:sz w:val="28"/>
                <w:szCs w:val="28"/>
              </w:rPr>
            </m:ctrlPr>
          </m:fPr>
          <m:num>
            <m:r>
              <w:rPr>
                <w:rFonts w:ascii="Cambria Math" w:hAnsi="Cambria Math"/>
                <w:color w:val="auto"/>
                <w:sz w:val="28"/>
                <w:szCs w:val="28"/>
              </w:rPr>
              <m:t>Pρ</m:t>
            </m:r>
          </m:num>
          <m:den>
            <m:r>
              <w:rPr>
                <w:rFonts w:ascii="Cambria Math" w:hAnsi="Cambria Math"/>
                <w:color w:val="auto"/>
                <w:sz w:val="28"/>
                <w:szCs w:val="28"/>
              </w:rPr>
              <m:t>2s</m:t>
            </m:r>
          </m:den>
        </m:f>
      </m:oMath>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Pr>
          <w:i w:val="0"/>
          <w:iCs w:val="0"/>
          <w:color w:val="auto"/>
          <w:sz w:val="28"/>
          <w:szCs w:val="28"/>
        </w:rPr>
        <w:tab/>
      </w:r>
      <w:r w:rsidR="00A72349" w:rsidRPr="00A72349">
        <w:rPr>
          <w:i w:val="0"/>
          <w:iCs w:val="0"/>
          <w:color w:val="auto"/>
          <w:sz w:val="28"/>
          <w:szCs w:val="28"/>
        </w:rPr>
        <w:t>(</w:t>
      </w:r>
      <w:r w:rsidR="00A72349" w:rsidRPr="00A72349">
        <w:rPr>
          <w:i w:val="0"/>
          <w:color w:val="auto"/>
          <w:sz w:val="28"/>
          <w:szCs w:val="28"/>
        </w:rPr>
        <w:fldChar w:fldCharType="begin"/>
      </w:r>
      <m:oMath>
        <m:r>
          <w:rPr>
            <w:rFonts w:ascii="Cambria Math" w:hAnsi="Cambria Math"/>
            <w:color w:val="auto"/>
            <w:sz w:val="28"/>
            <w:szCs w:val="28"/>
          </w:rPr>
          <m:t xml:space="preserve"> SEQ Формула \* ARABIC </m:t>
        </m:r>
      </m:oMath>
      <w:r w:rsidR="00A72349" w:rsidRPr="00A72349">
        <w:rPr>
          <w:i w:val="0"/>
          <w:color w:val="auto"/>
          <w:sz w:val="28"/>
          <w:szCs w:val="28"/>
        </w:rPr>
        <w:fldChar w:fldCharType="separate"/>
      </w:r>
      <m:oMath>
        <m:r>
          <w:rPr>
            <w:rFonts w:ascii="Cambria Math" w:hAnsi="Cambria Math"/>
            <w:noProof/>
            <w:color w:val="auto"/>
            <w:sz w:val="28"/>
            <w:szCs w:val="28"/>
          </w:rPr>
          <m:t>6</m:t>
        </m:r>
      </m:oMath>
      <w:r w:rsidR="00A72349" w:rsidRPr="00A72349">
        <w:rPr>
          <w:i w:val="0"/>
          <w:color w:val="auto"/>
          <w:sz w:val="28"/>
          <w:szCs w:val="28"/>
        </w:rPr>
        <w:fldChar w:fldCharType="end"/>
      </w:r>
      <w:r w:rsidR="00A72349" w:rsidRPr="00A72349">
        <w:rPr>
          <w:i w:val="0"/>
          <w:color w:val="auto"/>
          <w:sz w:val="28"/>
          <w:szCs w:val="28"/>
        </w:rPr>
        <w:t>)</w:t>
      </w:r>
      <w:bookmarkEnd w:id="61"/>
    </w:p>
    <w:p w14:paraId="3A6B0B5C" w14:textId="77777777" w:rsidR="002824E9" w:rsidRPr="00A72349" w:rsidRDefault="00A72349" w:rsidP="009A718F">
      <w:r>
        <w:t>Соответствующие деформации</w:t>
      </w:r>
      <w:r w:rsidRPr="00A72349">
        <w:t xml:space="preserve"> </w:t>
      </w:r>
      <m:oMath>
        <m:r>
          <w:rPr>
            <w:rFonts w:ascii="Cambria Math" w:hAnsi="Cambria Math"/>
          </w:rPr>
          <m:t>ε</m:t>
        </m:r>
      </m:oMath>
      <w:r>
        <w:t xml:space="preserve"> и скорости деформаций</w:t>
      </w:r>
      <w:r w:rsidRPr="00A72349">
        <w:t xml:space="preserve"> </w:t>
      </w:r>
      <m:oMath>
        <m:acc>
          <m:accPr>
            <m:chr m:val="̇"/>
            <m:ctrlPr>
              <w:rPr>
                <w:rFonts w:ascii="Cambria Math" w:hAnsi="Cambria Math"/>
                <w:i/>
              </w:rPr>
            </m:ctrlPr>
          </m:accPr>
          <m:e>
            <m:r>
              <w:rPr>
                <w:rFonts w:ascii="Cambria Math" w:hAnsi="Cambria Math"/>
              </w:rPr>
              <m:t>ε</m:t>
            </m:r>
          </m:e>
        </m:acc>
      </m:oMath>
      <w:r>
        <w:t xml:space="preserve"> могут быть получены из формул</w:t>
      </w:r>
      <w:r w:rsidRPr="00A72349">
        <w:t xml:space="preserve"> (7) </w:t>
      </w:r>
      <w:r>
        <w:t>и (8)</w:t>
      </w:r>
    </w:p>
    <w:p w14:paraId="379FA376" w14:textId="77777777" w:rsidR="00A72349" w:rsidRPr="00A72349" w:rsidRDefault="00A72349" w:rsidP="00A72349">
      <w:pPr>
        <w:pStyle w:val="af1"/>
        <w:ind w:left="2123"/>
        <w:rPr>
          <w:i w:val="0"/>
          <w:color w:val="auto"/>
          <w:sz w:val="28"/>
          <w:szCs w:val="28"/>
        </w:rPr>
      </w:pPr>
      <m:oMath>
        <m:r>
          <w:rPr>
            <w:rFonts w:ascii="Cambria Math" w:hAnsi="Cambria Math"/>
            <w:color w:val="auto"/>
            <w:sz w:val="28"/>
            <w:szCs w:val="28"/>
          </w:rPr>
          <m:t>ε=ln⁡(</m:t>
        </m:r>
        <m:f>
          <m:fPr>
            <m:ctrlPr>
              <w:rPr>
                <w:rFonts w:ascii="Cambria Math" w:hAnsi="Cambria Math"/>
                <w:iCs w:val="0"/>
                <w:color w:val="auto"/>
                <w:sz w:val="28"/>
                <w:szCs w:val="28"/>
              </w:rPr>
            </m:ctrlPr>
          </m:fPr>
          <m:num>
            <m:sSub>
              <m:sSubPr>
                <m:ctrlPr>
                  <w:rPr>
                    <w:rFonts w:ascii="Cambria Math" w:hAnsi="Cambria Math"/>
                    <w:i w:val="0"/>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0</m:t>
                </m:r>
              </m:sub>
            </m:sSub>
          </m:num>
          <m:den>
            <m:r>
              <w:rPr>
                <w:rFonts w:ascii="Cambria Math" w:hAnsi="Cambria Math"/>
                <w:color w:val="auto"/>
                <w:sz w:val="28"/>
                <w:szCs w:val="28"/>
              </w:rPr>
              <m:t>s</m:t>
            </m:r>
          </m:den>
        </m:f>
        <m:r>
          <w:rPr>
            <w:rFonts w:ascii="Cambria Math" w:hAnsi="Cambria Math"/>
            <w:color w:val="auto"/>
            <w:sz w:val="28"/>
            <w:szCs w:val="28"/>
          </w:rPr>
          <m:t>)</m:t>
        </m:r>
      </m:oMath>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Pr>
          <w:i w:val="0"/>
          <w:color w:val="auto"/>
          <w:sz w:val="28"/>
          <w:szCs w:val="28"/>
        </w:rPr>
        <w:tab/>
      </w:r>
      <w:r>
        <w:rPr>
          <w:i w:val="0"/>
          <w:color w:val="auto"/>
          <w:sz w:val="28"/>
          <w:szCs w:val="28"/>
        </w:rPr>
        <w:tab/>
      </w:r>
      <w:r w:rsidRPr="00A72349">
        <w:rPr>
          <w:i w:val="0"/>
          <w:color w:val="auto"/>
          <w:sz w:val="28"/>
          <w:szCs w:val="28"/>
        </w:rPr>
        <w:t>(</w:t>
      </w:r>
      <w:r w:rsidRPr="00A72349">
        <w:rPr>
          <w:i w:val="0"/>
          <w:color w:val="auto"/>
          <w:sz w:val="28"/>
          <w:szCs w:val="28"/>
        </w:rPr>
        <w:fldChar w:fldCharType="begin"/>
      </w:r>
      <m:oMath>
        <m:r>
          <w:rPr>
            <w:rFonts w:ascii="Cambria Math" w:hAnsi="Cambria Math"/>
            <w:color w:val="auto"/>
            <w:sz w:val="28"/>
            <w:szCs w:val="28"/>
          </w:rPr>
          <m:t xml:space="preserve"> SEQ Формула \* ARABIC </m:t>
        </m:r>
      </m:oMath>
      <w:r w:rsidRPr="00A72349">
        <w:rPr>
          <w:i w:val="0"/>
          <w:color w:val="auto"/>
          <w:sz w:val="28"/>
          <w:szCs w:val="28"/>
        </w:rPr>
        <w:fldChar w:fldCharType="separate"/>
      </w:r>
      <m:oMath>
        <m:r>
          <w:rPr>
            <w:rFonts w:ascii="Cambria Math" w:hAnsi="Cambria Math"/>
            <w:noProof/>
            <w:color w:val="auto"/>
            <w:sz w:val="28"/>
            <w:szCs w:val="28"/>
          </w:rPr>
          <m:t>7</m:t>
        </m:r>
      </m:oMath>
      <w:r w:rsidRPr="00A72349">
        <w:rPr>
          <w:i w:val="0"/>
          <w:color w:val="auto"/>
          <w:sz w:val="28"/>
          <w:szCs w:val="28"/>
        </w:rPr>
        <w:fldChar w:fldCharType="end"/>
      </w:r>
      <w:r w:rsidRPr="00A72349">
        <w:rPr>
          <w:i w:val="0"/>
          <w:color w:val="auto"/>
          <w:sz w:val="28"/>
          <w:szCs w:val="28"/>
        </w:rPr>
        <w:t>)</w:t>
      </w:r>
    </w:p>
    <w:p w14:paraId="024EB3F2" w14:textId="77777777" w:rsidR="002824E9" w:rsidRPr="00A72349" w:rsidRDefault="008116F8" w:rsidP="00A72349">
      <w:pPr>
        <w:pStyle w:val="af1"/>
        <w:ind w:left="2123"/>
        <w:rPr>
          <w:color w:val="auto"/>
          <w:sz w:val="28"/>
          <w:szCs w:val="28"/>
        </w:rPr>
      </w:pPr>
      <m:oMath>
        <m:acc>
          <m:accPr>
            <m:chr m:val="̇"/>
            <m:ctrlPr>
              <w:rPr>
                <w:rFonts w:ascii="Cambria Math" w:hAnsi="Cambria Math"/>
                <w:iCs w:val="0"/>
                <w:color w:val="auto"/>
                <w:sz w:val="32"/>
                <w:szCs w:val="32"/>
              </w:rPr>
            </m:ctrlPr>
          </m:accPr>
          <m:e>
            <m:r>
              <w:rPr>
                <w:rFonts w:ascii="Cambria Math" w:hAnsi="Cambria Math"/>
                <w:color w:val="auto"/>
                <w:sz w:val="32"/>
                <w:szCs w:val="32"/>
              </w:rPr>
              <m:t>ε</m:t>
            </m:r>
          </m:e>
        </m:acc>
        <m:r>
          <w:rPr>
            <w:rFonts w:ascii="Cambria Math" w:hAnsi="Cambria Math"/>
            <w:color w:val="auto"/>
            <w:sz w:val="32"/>
            <w:szCs w:val="32"/>
          </w:rPr>
          <m:t xml:space="preserve">= - </m:t>
        </m:r>
        <m:f>
          <m:fPr>
            <m:ctrlPr>
              <w:rPr>
                <w:rFonts w:ascii="Cambria Math" w:hAnsi="Cambria Math"/>
                <w:iCs w:val="0"/>
                <w:color w:val="auto"/>
                <w:sz w:val="32"/>
                <w:szCs w:val="32"/>
              </w:rPr>
            </m:ctrlPr>
          </m:fPr>
          <m:num>
            <m:r>
              <w:rPr>
                <w:rFonts w:ascii="Cambria Math" w:hAnsi="Cambria Math"/>
                <w:color w:val="auto"/>
                <w:sz w:val="32"/>
                <w:szCs w:val="32"/>
              </w:rPr>
              <m:t>1</m:t>
            </m:r>
          </m:num>
          <m:den>
            <m:r>
              <w:rPr>
                <w:rFonts w:ascii="Cambria Math" w:hAnsi="Cambria Math"/>
                <w:color w:val="auto"/>
                <w:sz w:val="32"/>
                <w:szCs w:val="32"/>
              </w:rPr>
              <m:t>s</m:t>
            </m:r>
          </m:den>
        </m:f>
        <m:r>
          <w:rPr>
            <w:rFonts w:ascii="Cambria Math" w:hAnsi="Cambria Math"/>
            <w:color w:val="auto"/>
            <w:sz w:val="32"/>
            <w:szCs w:val="32"/>
          </w:rPr>
          <m:t xml:space="preserve"> </m:t>
        </m:r>
        <m:f>
          <m:fPr>
            <m:ctrlPr>
              <w:rPr>
                <w:rFonts w:ascii="Cambria Math" w:hAnsi="Cambria Math"/>
                <w:iCs w:val="0"/>
                <w:color w:val="auto"/>
                <w:sz w:val="32"/>
                <w:szCs w:val="32"/>
              </w:rPr>
            </m:ctrlPr>
          </m:fPr>
          <m:num>
            <m:r>
              <w:rPr>
                <w:rFonts w:ascii="Cambria Math" w:hAnsi="Cambria Math"/>
                <w:color w:val="auto"/>
                <w:sz w:val="32"/>
                <w:szCs w:val="32"/>
              </w:rPr>
              <m:t>ds</m:t>
            </m:r>
          </m:num>
          <m:den>
            <m:r>
              <w:rPr>
                <w:rFonts w:ascii="Cambria Math" w:hAnsi="Cambria Math"/>
                <w:color w:val="auto"/>
                <w:sz w:val="32"/>
                <w:szCs w:val="32"/>
              </w:rPr>
              <m:t>dH</m:t>
            </m:r>
          </m:den>
        </m:f>
        <m:r>
          <w:rPr>
            <w:rFonts w:ascii="Cambria Math" w:hAnsi="Cambria Math"/>
            <w:color w:val="auto"/>
            <w:sz w:val="32"/>
            <w:szCs w:val="32"/>
          </w:rPr>
          <m:t xml:space="preserve"> </m:t>
        </m:r>
        <m:f>
          <m:fPr>
            <m:ctrlPr>
              <w:rPr>
                <w:rFonts w:ascii="Cambria Math" w:hAnsi="Cambria Math"/>
                <w:iCs w:val="0"/>
                <w:color w:val="auto"/>
                <w:sz w:val="32"/>
                <w:szCs w:val="32"/>
              </w:rPr>
            </m:ctrlPr>
          </m:fPr>
          <m:num>
            <m:r>
              <w:rPr>
                <w:rFonts w:ascii="Cambria Math" w:hAnsi="Cambria Math"/>
                <w:color w:val="auto"/>
                <w:sz w:val="32"/>
                <w:szCs w:val="32"/>
              </w:rPr>
              <m:t>dH</m:t>
            </m:r>
          </m:num>
          <m:den>
            <m:r>
              <w:rPr>
                <w:rFonts w:ascii="Cambria Math" w:hAnsi="Cambria Math"/>
                <w:color w:val="auto"/>
                <w:sz w:val="32"/>
                <w:szCs w:val="32"/>
              </w:rPr>
              <m:t>dt</m:t>
            </m:r>
          </m:den>
        </m:f>
      </m:oMath>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sidRPr="006535B1">
        <w:rPr>
          <w:i w:val="0"/>
          <w:iCs w:val="0"/>
          <w:color w:val="auto"/>
          <w:sz w:val="28"/>
          <w:szCs w:val="28"/>
          <w:rPrChange w:id="62" w:author="Stanislav Bober" w:date="2017-05-08T17:32:00Z">
            <w:rPr>
              <w:iCs w:val="0"/>
              <w:color w:val="auto"/>
              <w:sz w:val="28"/>
              <w:szCs w:val="28"/>
            </w:rPr>
          </w:rPrChange>
        </w:rPr>
        <w:t>(</w:t>
      </w:r>
      <w:r w:rsidR="00A72349" w:rsidRPr="00A72349">
        <w:rPr>
          <w:color w:val="auto"/>
          <w:sz w:val="28"/>
          <w:szCs w:val="28"/>
        </w:rPr>
        <w:fldChar w:fldCharType="begin"/>
      </w:r>
      <m:oMath>
        <m:r>
          <w:rPr>
            <w:rFonts w:ascii="Cambria Math" w:hAnsi="Cambria Math"/>
            <w:color w:val="auto"/>
            <w:sz w:val="28"/>
            <w:szCs w:val="28"/>
          </w:rPr>
          <m:t xml:space="preserve"> SEQ Формула \* ARABIC </m:t>
        </m:r>
      </m:oMath>
      <w:r w:rsidR="00A72349" w:rsidRPr="00A72349">
        <w:rPr>
          <w:color w:val="auto"/>
          <w:sz w:val="28"/>
          <w:szCs w:val="28"/>
        </w:rPr>
        <w:fldChar w:fldCharType="separate"/>
      </w:r>
      <m:oMath>
        <m:r>
          <w:rPr>
            <w:rFonts w:ascii="Cambria Math" w:hAnsi="Cambria Math"/>
            <w:noProof/>
            <w:color w:val="auto"/>
            <w:sz w:val="28"/>
            <w:szCs w:val="28"/>
          </w:rPr>
          <m:t>8</m:t>
        </m:r>
      </m:oMath>
      <w:r w:rsidR="00A72349" w:rsidRPr="00A72349">
        <w:rPr>
          <w:color w:val="auto"/>
          <w:sz w:val="28"/>
          <w:szCs w:val="28"/>
        </w:rPr>
        <w:fldChar w:fldCharType="end"/>
      </w:r>
      <w:r w:rsidR="00A72349" w:rsidRPr="006535B1">
        <w:rPr>
          <w:i w:val="0"/>
          <w:color w:val="auto"/>
          <w:sz w:val="28"/>
          <w:szCs w:val="28"/>
          <w:rPrChange w:id="63" w:author="Stanislav Bober" w:date="2017-05-08T17:32:00Z">
            <w:rPr>
              <w:color w:val="auto"/>
              <w:sz w:val="28"/>
              <w:szCs w:val="28"/>
            </w:rPr>
          </w:rPrChange>
        </w:rPr>
        <w:t>)</w:t>
      </w:r>
    </w:p>
    <w:p w14:paraId="205A08BB" w14:textId="77777777" w:rsidR="002824E9" w:rsidRDefault="00AB6010" w:rsidP="009A718F">
      <w:r>
        <w:t>И радиус купола выражается в формуле (9)</w:t>
      </w:r>
    </w:p>
    <w:p w14:paraId="390DC228" w14:textId="77777777" w:rsidR="00AB6010" w:rsidRPr="00AB6010" w:rsidRDefault="00AB6010" w:rsidP="00AB6010">
      <w:pPr>
        <w:pStyle w:val="af1"/>
        <w:ind w:left="2123"/>
        <w:rPr>
          <w:color w:val="auto"/>
          <w:sz w:val="28"/>
          <w:szCs w:val="28"/>
          <w:lang w:val="en-US"/>
        </w:rPr>
      </w:pPr>
      <m:oMath>
        <m:r>
          <w:rPr>
            <w:rFonts w:ascii="Cambria Math" w:hAnsi="Cambria Math"/>
            <w:color w:val="auto"/>
            <w:sz w:val="28"/>
            <w:szCs w:val="28"/>
          </w:rPr>
          <m:t>ρ</m:t>
        </m:r>
        <m:r>
          <w:rPr>
            <w:rFonts w:ascii="Cambria Math" w:hAnsi="Cambria Math"/>
            <w:color w:val="auto"/>
            <w:sz w:val="28"/>
            <w:szCs w:val="28"/>
            <w:lang w:val="en-US"/>
          </w:rPr>
          <m:t xml:space="preserve">= </m:t>
        </m:r>
        <m:f>
          <m:fPr>
            <m:ctrlPr>
              <w:rPr>
                <w:rFonts w:ascii="Cambria Math" w:hAnsi="Cambria Math"/>
                <w:iCs w:val="0"/>
                <w:color w:val="auto"/>
                <w:sz w:val="28"/>
                <w:szCs w:val="28"/>
              </w:rPr>
            </m:ctrlPr>
          </m:fPr>
          <m:num>
            <m:sSup>
              <m:sSupPr>
                <m:ctrlPr>
                  <w:rPr>
                    <w:rFonts w:ascii="Cambria Math" w:hAnsi="Cambria Math"/>
                    <w:i w:val="0"/>
                    <w:color w:val="auto"/>
                    <w:sz w:val="28"/>
                    <w:szCs w:val="28"/>
                  </w:rPr>
                </m:ctrlPr>
              </m:sSupPr>
              <m:e>
                <m:d>
                  <m:dPr>
                    <m:ctrlPr>
                      <w:rPr>
                        <w:rFonts w:ascii="Cambria Math" w:hAnsi="Cambria Math"/>
                        <w:i w:val="0"/>
                        <w:color w:val="auto"/>
                        <w:sz w:val="28"/>
                        <w:szCs w:val="28"/>
                      </w:rPr>
                    </m:ctrlPr>
                  </m:dPr>
                  <m:e>
                    <m:sSub>
                      <m:sSubPr>
                        <m:ctrlPr>
                          <w:rPr>
                            <w:rFonts w:ascii="Cambria Math" w:hAnsi="Cambria Math"/>
                            <w:i w:val="0"/>
                            <w:color w:val="auto"/>
                            <w:sz w:val="28"/>
                            <w:szCs w:val="28"/>
                          </w:rPr>
                        </m:ctrlPr>
                      </m:sSubPr>
                      <m:e>
                        <m:r>
                          <w:rPr>
                            <w:rFonts w:ascii="Cambria Math" w:hAnsi="Cambria Math"/>
                            <w:color w:val="auto"/>
                            <w:sz w:val="28"/>
                            <w:szCs w:val="28"/>
                          </w:rPr>
                          <m:t>R</m:t>
                        </m:r>
                      </m:e>
                      <m:sub>
                        <m:r>
                          <w:rPr>
                            <w:rFonts w:ascii="Cambria Math" w:hAnsi="Cambria Math"/>
                            <w:color w:val="auto"/>
                            <w:sz w:val="28"/>
                            <w:szCs w:val="28"/>
                            <w:lang w:val="en-US"/>
                          </w:rPr>
                          <m:t>0</m:t>
                        </m:r>
                      </m:sub>
                    </m:sSub>
                    <m:r>
                      <w:rPr>
                        <w:rFonts w:ascii="Cambria Math" w:hAnsi="Cambria Math"/>
                        <w:color w:val="auto"/>
                        <w:sz w:val="28"/>
                        <w:szCs w:val="28"/>
                        <w:lang w:val="en-US"/>
                      </w:rPr>
                      <m:t>+</m:t>
                    </m:r>
                    <m:sSub>
                      <m:sSubPr>
                        <m:ctrlPr>
                          <w:rPr>
                            <w:rFonts w:ascii="Cambria Math" w:hAnsi="Cambria Math"/>
                            <w:i w:val="0"/>
                            <w:color w:val="auto"/>
                            <w:sz w:val="28"/>
                            <w:szCs w:val="28"/>
                          </w:rPr>
                        </m:ctrlPr>
                      </m:sSubPr>
                      <m:e>
                        <m:r>
                          <w:rPr>
                            <w:rFonts w:ascii="Cambria Math" w:hAnsi="Cambria Math"/>
                            <w:color w:val="auto"/>
                            <w:sz w:val="28"/>
                            <w:szCs w:val="28"/>
                          </w:rPr>
                          <m:t>ρ</m:t>
                        </m:r>
                      </m:e>
                      <m:sub>
                        <m:r>
                          <w:rPr>
                            <w:rFonts w:ascii="Cambria Math" w:hAnsi="Cambria Math"/>
                            <w:color w:val="auto"/>
                            <w:sz w:val="28"/>
                            <w:szCs w:val="28"/>
                            <w:lang w:val="en-US"/>
                          </w:rPr>
                          <m:t>0</m:t>
                        </m:r>
                      </m:sub>
                    </m:sSub>
                  </m:e>
                </m:d>
              </m:e>
              <m:sup>
                <m:r>
                  <w:rPr>
                    <w:rFonts w:ascii="Cambria Math" w:hAnsi="Cambria Math"/>
                    <w:color w:val="auto"/>
                    <w:sz w:val="28"/>
                    <w:szCs w:val="28"/>
                    <w:lang w:val="en-US"/>
                  </w:rPr>
                  <m:t>2</m:t>
                </m:r>
              </m:sup>
            </m:sSup>
            <m:r>
              <w:rPr>
                <w:rFonts w:ascii="Cambria Math" w:hAnsi="Cambria Math"/>
                <w:color w:val="auto"/>
                <w:sz w:val="28"/>
                <w:szCs w:val="28"/>
                <w:lang w:val="en-US"/>
              </w:rPr>
              <m:t>+</m:t>
            </m:r>
            <m:sSup>
              <m:sSupPr>
                <m:ctrlPr>
                  <w:rPr>
                    <w:rFonts w:ascii="Cambria Math" w:hAnsi="Cambria Math"/>
                    <w:i w:val="0"/>
                    <w:color w:val="auto"/>
                    <w:sz w:val="28"/>
                    <w:szCs w:val="28"/>
                  </w:rPr>
                </m:ctrlPr>
              </m:sSupPr>
              <m:e>
                <m:r>
                  <w:rPr>
                    <w:rFonts w:ascii="Cambria Math" w:hAnsi="Cambria Math"/>
                    <w:color w:val="auto"/>
                    <w:sz w:val="28"/>
                    <w:szCs w:val="28"/>
                  </w:rPr>
                  <m:t>H</m:t>
                </m:r>
              </m:e>
              <m:sup>
                <m:r>
                  <w:rPr>
                    <w:rFonts w:ascii="Cambria Math" w:hAnsi="Cambria Math"/>
                    <w:color w:val="auto"/>
                    <w:sz w:val="28"/>
                    <w:szCs w:val="28"/>
                    <w:lang w:val="en-US"/>
                  </w:rPr>
                  <m:t>2</m:t>
                </m:r>
              </m:sup>
            </m:sSup>
          </m:num>
          <m:den>
            <m:r>
              <w:rPr>
                <w:rFonts w:ascii="Cambria Math" w:hAnsi="Cambria Math"/>
                <w:color w:val="auto"/>
                <w:sz w:val="28"/>
                <w:szCs w:val="28"/>
                <w:lang w:val="en-US"/>
              </w:rPr>
              <m:t>2</m:t>
            </m:r>
            <m:r>
              <w:rPr>
                <w:rFonts w:ascii="Cambria Math" w:hAnsi="Cambria Math"/>
                <w:color w:val="auto"/>
                <w:sz w:val="28"/>
                <w:szCs w:val="28"/>
              </w:rPr>
              <m:t>H</m:t>
            </m:r>
          </m:den>
        </m:f>
        <m:r>
          <w:rPr>
            <w:rFonts w:ascii="Cambria Math" w:hAnsi="Cambria Math"/>
            <w:color w:val="auto"/>
            <w:sz w:val="28"/>
            <w:szCs w:val="28"/>
            <w:lang w:val="en-US"/>
          </w:rPr>
          <m:t>-</m:t>
        </m:r>
        <m:sSub>
          <m:sSubPr>
            <m:ctrlPr>
              <w:rPr>
                <w:rFonts w:ascii="Cambria Math" w:hAnsi="Cambria Math"/>
                <w:i w:val="0"/>
                <w:color w:val="auto"/>
                <w:sz w:val="28"/>
                <w:szCs w:val="28"/>
              </w:rPr>
            </m:ctrlPr>
          </m:sSubPr>
          <m:e>
            <m:r>
              <w:rPr>
                <w:rFonts w:ascii="Cambria Math" w:hAnsi="Cambria Math"/>
                <w:color w:val="auto"/>
                <w:sz w:val="28"/>
                <w:szCs w:val="28"/>
              </w:rPr>
              <m:t>ρ</m:t>
            </m:r>
          </m:e>
          <m:sub>
            <m:r>
              <w:rPr>
                <w:rFonts w:ascii="Cambria Math" w:hAnsi="Cambria Math"/>
                <w:color w:val="auto"/>
                <w:sz w:val="28"/>
                <w:szCs w:val="28"/>
                <w:lang w:val="en-US"/>
              </w:rPr>
              <m:t>0</m:t>
            </m:r>
          </m:sub>
        </m:sSub>
      </m:oMath>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6535B1">
        <w:rPr>
          <w:i w:val="0"/>
          <w:color w:val="auto"/>
          <w:sz w:val="28"/>
          <w:szCs w:val="28"/>
          <w:lang w:val="en-US"/>
          <w:rPrChange w:id="64" w:author="Stanislav Bober" w:date="2017-05-08T17:32:00Z">
            <w:rPr>
              <w:color w:val="auto"/>
              <w:sz w:val="28"/>
              <w:szCs w:val="28"/>
              <w:lang w:val="en-US"/>
            </w:rPr>
          </w:rPrChange>
        </w:rPr>
        <w:t>(</w:t>
      </w:r>
      <w:r w:rsidRPr="00AB6010">
        <w:rPr>
          <w:color w:val="auto"/>
          <w:sz w:val="28"/>
          <w:szCs w:val="28"/>
        </w:rPr>
        <w:fldChar w:fldCharType="begin"/>
      </w:r>
      <m:oMath>
        <m:r>
          <w:rPr>
            <w:rFonts w:ascii="Cambria Math" w:hAnsi="Cambria Math"/>
            <w:color w:val="auto"/>
            <w:sz w:val="28"/>
            <w:szCs w:val="28"/>
            <w:lang w:val="en-US"/>
          </w:rPr>
          <m:t xml:space="preserve"> SEQ </m:t>
        </m:r>
        <m:r>
          <w:rPr>
            <w:rFonts w:ascii="Cambria Math" w:hAnsi="Cambria Math"/>
            <w:color w:val="auto"/>
            <w:sz w:val="28"/>
            <w:szCs w:val="28"/>
          </w:rPr>
          <m:t>Формула</m:t>
        </m:r>
        <m:r>
          <w:rPr>
            <w:rFonts w:ascii="Cambria Math" w:hAnsi="Cambria Math"/>
            <w:color w:val="auto"/>
            <w:sz w:val="28"/>
            <w:szCs w:val="28"/>
            <w:lang w:val="en-US"/>
          </w:rPr>
          <m:t xml:space="preserve"> \* ARABIC </m:t>
        </m:r>
      </m:oMath>
      <w:r w:rsidRPr="00AB6010">
        <w:rPr>
          <w:color w:val="auto"/>
          <w:sz w:val="28"/>
          <w:szCs w:val="28"/>
        </w:rPr>
        <w:fldChar w:fldCharType="separate"/>
      </w:r>
      <m:oMath>
        <m:r>
          <w:rPr>
            <w:rFonts w:ascii="Cambria Math" w:hAnsi="Cambria Math"/>
            <w:noProof/>
            <w:color w:val="auto"/>
            <w:sz w:val="28"/>
            <w:szCs w:val="28"/>
            <w:lang w:val="en-US"/>
          </w:rPr>
          <m:t>9</m:t>
        </m:r>
      </m:oMath>
      <w:r w:rsidRPr="00AB6010">
        <w:rPr>
          <w:color w:val="auto"/>
          <w:sz w:val="28"/>
          <w:szCs w:val="28"/>
        </w:rPr>
        <w:fldChar w:fldCharType="end"/>
      </w:r>
      <w:r w:rsidRPr="006535B1">
        <w:rPr>
          <w:i w:val="0"/>
          <w:color w:val="auto"/>
          <w:sz w:val="28"/>
          <w:szCs w:val="28"/>
          <w:lang w:val="en-US"/>
          <w:rPrChange w:id="65" w:author="Stanislav Bober" w:date="2017-05-08T17:32:00Z">
            <w:rPr>
              <w:color w:val="auto"/>
              <w:sz w:val="28"/>
              <w:szCs w:val="28"/>
              <w:lang w:val="en-US"/>
            </w:rPr>
          </w:rPrChange>
        </w:rPr>
        <w:t>)</w:t>
      </w:r>
    </w:p>
    <w:p w14:paraId="5FDE494D" w14:textId="77777777" w:rsidR="00A72349" w:rsidRPr="00AB6010" w:rsidRDefault="00AB6010" w:rsidP="0094260A">
      <w:pPr>
        <w:pStyle w:val="2"/>
      </w:pPr>
      <w:bookmarkStart w:id="66" w:name="_Toc482009654"/>
      <w:r>
        <w:t>Компьютерное моделирование</w:t>
      </w:r>
      <w:bookmarkEnd w:id="66"/>
      <w:ins w:id="67" w:author="Stanislav Bober" w:date="2017-05-08T17:32:00Z">
        <w:r w:rsidR="006535B1">
          <w:br/>
        </w:r>
      </w:ins>
    </w:p>
    <w:p w14:paraId="6DAF07D4" w14:textId="77777777" w:rsidR="00965C1F" w:rsidRDefault="0094260A" w:rsidP="00727F66">
      <w:pPr>
        <w:spacing w:line="360" w:lineRule="auto"/>
        <w:jc w:val="both"/>
        <w:pPrChange w:id="68" w:author="Stanislav Bober" w:date="2017-05-08T17:34:00Z">
          <w:pPr>
            <w:spacing w:line="360" w:lineRule="auto"/>
          </w:pPr>
        </w:pPrChange>
      </w:pPr>
      <w:r>
        <w:t xml:space="preserve">Наиболее часто используемым способом для компьютерного моделирования любых процессов обработки металлов давлением является метод конечных элементов. </w:t>
      </w:r>
      <w:r w:rsidR="00B403B4">
        <w:t xml:space="preserve">Для этого существует несколько программных комплексов, таких как </w:t>
      </w:r>
      <w:r w:rsidR="00B403B4" w:rsidRPr="00B403B4">
        <w:rPr>
          <w:lang w:val="en-US"/>
        </w:rPr>
        <w:t>MSC</w:t>
      </w:r>
      <w:r w:rsidR="00B403B4" w:rsidRPr="00905BDA">
        <w:t xml:space="preserve"> </w:t>
      </w:r>
      <w:r w:rsidR="00B403B4" w:rsidRPr="00B403B4">
        <w:rPr>
          <w:lang w:val="en-US"/>
        </w:rPr>
        <w:t>Marc</w:t>
      </w:r>
      <w:r w:rsidR="00B403B4">
        <w:t xml:space="preserve">, </w:t>
      </w:r>
      <w:r w:rsidR="00E17E0F" w:rsidRPr="00E17E0F">
        <w:t xml:space="preserve">Ansys, deform, </w:t>
      </w:r>
      <w:r w:rsidR="00965C1F">
        <w:rPr>
          <w:lang w:val="en-US"/>
        </w:rPr>
        <w:t>Nastran</w:t>
      </w:r>
      <w:r w:rsidR="00E17E0F">
        <w:t>.</w:t>
      </w:r>
      <w:r w:rsidR="00965C1F" w:rsidRPr="00965C1F">
        <w:t xml:space="preserve"> </w:t>
      </w:r>
      <w:r w:rsidR="00965C1F">
        <w:t xml:space="preserve">В </w:t>
      </w:r>
      <w:r w:rsidR="00965C1F" w:rsidRPr="00306CFC">
        <w:t>лаборатории имитационного моделирования МИЭМ НИУ ВШЭ</w:t>
      </w:r>
      <w:r w:rsidR="00965C1F" w:rsidRPr="00ED12F9">
        <w:rPr>
          <w:color w:val="FF0000"/>
        </w:rPr>
        <w:t xml:space="preserve"> </w:t>
      </w:r>
      <w:r w:rsidR="00965C1F">
        <w:t xml:space="preserve">разрабатывается собственная система </w:t>
      </w:r>
      <w:r w:rsidR="00E70ADB">
        <w:rPr>
          <w:lang w:val="en-US"/>
        </w:rPr>
        <w:t>Extended</w:t>
      </w:r>
      <w:r w:rsidR="00965C1F" w:rsidRPr="00965C1F">
        <w:t xml:space="preserve"> </w:t>
      </w:r>
      <w:r w:rsidR="00965C1F">
        <w:rPr>
          <w:lang w:val="en-US"/>
        </w:rPr>
        <w:t>Mathematical</w:t>
      </w:r>
      <w:r w:rsidR="00965C1F" w:rsidRPr="00965C1F">
        <w:t xml:space="preserve"> </w:t>
      </w:r>
      <w:r w:rsidR="00965C1F">
        <w:rPr>
          <w:lang w:val="en-US"/>
        </w:rPr>
        <w:t>Modelling</w:t>
      </w:r>
      <w:r w:rsidR="00965C1F" w:rsidRPr="00965C1F">
        <w:t xml:space="preserve"> </w:t>
      </w:r>
      <w:r w:rsidR="00965C1F">
        <w:rPr>
          <w:lang w:val="en-US"/>
        </w:rPr>
        <w:t>Application</w:t>
      </w:r>
      <w:r w:rsidR="00965C1F" w:rsidRPr="00965C1F">
        <w:t xml:space="preserve"> (</w:t>
      </w:r>
      <w:r w:rsidR="00965C1F">
        <w:t xml:space="preserve">далее - </w:t>
      </w:r>
      <w:r w:rsidR="00965C1F">
        <w:rPr>
          <w:lang w:val="en-US"/>
        </w:rPr>
        <w:t>EMMA</w:t>
      </w:r>
      <w:r w:rsidR="00965C1F" w:rsidRPr="00965C1F">
        <w:t>)</w:t>
      </w:r>
      <w:r w:rsidR="006A1647">
        <w:t xml:space="preserve"> на языке </w:t>
      </w:r>
      <w:r w:rsidR="006A1647">
        <w:rPr>
          <w:lang w:val="en-US"/>
        </w:rPr>
        <w:t>C</w:t>
      </w:r>
      <w:r w:rsidR="006A1647" w:rsidRPr="006A1647">
        <w:t>/</w:t>
      </w:r>
      <w:r w:rsidR="006A1647">
        <w:rPr>
          <w:lang w:val="en-US"/>
        </w:rPr>
        <w:t>C</w:t>
      </w:r>
      <w:r w:rsidR="006A1647" w:rsidRPr="006A1647">
        <w:t xml:space="preserve">++ </w:t>
      </w:r>
      <w:r w:rsidR="006A1647">
        <w:t xml:space="preserve">с интерфейсом </w:t>
      </w:r>
      <w:r w:rsidR="006A1647">
        <w:rPr>
          <w:lang w:val="en-US"/>
        </w:rPr>
        <w:t>MFC</w:t>
      </w:r>
      <w:r w:rsidR="00ED12F9">
        <w:t xml:space="preserve">. В </w:t>
      </w:r>
      <w:r w:rsidR="00ED12F9">
        <w:rPr>
          <w:lang w:val="en-US"/>
        </w:rPr>
        <w:t>EMMA</w:t>
      </w:r>
      <w:r w:rsidR="00ED12F9">
        <w:t xml:space="preserve"> уже реализовано несколько шаблонов задач обработки металлов давлением, где каждая задача моделируется методом конечных элементов, но не было реализовано контактное взаимодействие со штампом.</w:t>
      </w:r>
    </w:p>
    <w:p w14:paraId="6ECC4FB1" w14:textId="77777777" w:rsidR="00ED12F9" w:rsidRDefault="00ED12F9" w:rsidP="00727F66">
      <w:pPr>
        <w:spacing w:line="360" w:lineRule="auto"/>
        <w:jc w:val="both"/>
        <w:rPr>
          <w:ins w:id="69" w:author="Stanislav Bober" w:date="2017-05-08T17:34:00Z"/>
        </w:rPr>
        <w:pPrChange w:id="70" w:author="Stanislav Bober" w:date="2017-05-08T17:34:00Z">
          <w:pPr>
            <w:spacing w:line="360" w:lineRule="auto"/>
          </w:pPr>
        </w:pPrChange>
      </w:pPr>
      <w:r>
        <w:t>Для задачи формовки</w:t>
      </w:r>
      <w:r w:rsidR="00E02DAF">
        <w:t xml:space="preserve"> в цилиндрическую матрицу</w:t>
      </w:r>
      <w:r>
        <w:t xml:space="preserve"> это не критично, там можно получить достаточно точные результаты, считая узлы, которые оказываются в контакте с матрицей, заделанными (</w:t>
      </w:r>
      <w:r w:rsidR="00E02DAF">
        <w:t xml:space="preserve">запретив им перемещение и по оси </w:t>
      </w:r>
      <w:r w:rsidR="00E02DAF">
        <w:rPr>
          <w:lang w:val="en-US"/>
        </w:rPr>
        <w:t>OX</w:t>
      </w:r>
      <w:r w:rsidR="00E02DAF">
        <w:t xml:space="preserve">, и по оси </w:t>
      </w:r>
      <w:r w:rsidR="00E02DAF">
        <w:rPr>
          <w:lang w:val="en-US"/>
        </w:rPr>
        <w:t>OY</w:t>
      </w:r>
      <w:r>
        <w:t>)</w:t>
      </w:r>
      <w:r w:rsidR="00E02DAF">
        <w:t>, но это является очень важным фактором для задач формовки</w:t>
      </w:r>
      <w:r w:rsidR="005A5973">
        <w:t xml:space="preserve"> в более сложные матрицы</w:t>
      </w:r>
      <w:r w:rsidR="00E02DAF">
        <w:t>, а также волочения и прокатки, которые вообще невозможно правильно решить без реализации трения скольжения.</w:t>
      </w:r>
    </w:p>
    <w:p w14:paraId="2F1A26EC" w14:textId="77777777" w:rsidR="00727F66" w:rsidRPr="00E02DAF" w:rsidRDefault="00727F66" w:rsidP="00F20B11">
      <w:pPr>
        <w:spacing w:line="360" w:lineRule="auto"/>
      </w:pPr>
    </w:p>
    <w:p w14:paraId="1953FBB0" w14:textId="77777777" w:rsidR="00A72349" w:rsidRPr="00E476E1" w:rsidRDefault="00F20B11" w:rsidP="00F20B11">
      <w:pPr>
        <w:pStyle w:val="2"/>
      </w:pPr>
      <w:bookmarkStart w:id="71" w:name="_Ref481943809"/>
      <w:bookmarkStart w:id="72" w:name="_Toc482009655"/>
      <w:r>
        <w:rPr>
          <w:lang w:val="en-US"/>
        </w:rPr>
        <w:t>EMMA</w:t>
      </w:r>
      <w:r w:rsidR="00E476E1">
        <w:t>.</w:t>
      </w:r>
      <w:r w:rsidR="00704639">
        <w:t xml:space="preserve"> МКЭ</w:t>
      </w:r>
      <w:r w:rsidR="00E476E1">
        <w:t>. Матрица жесткости. Заделка.</w:t>
      </w:r>
      <w:bookmarkEnd w:id="71"/>
      <w:bookmarkEnd w:id="72"/>
      <w:ins w:id="73" w:author="Stanislav Bober" w:date="2017-05-08T17:35:00Z">
        <w:r w:rsidR="00727F66">
          <w:br/>
        </w:r>
      </w:ins>
    </w:p>
    <w:p w14:paraId="45EB3B25" w14:textId="77777777" w:rsidR="00A260CE" w:rsidRDefault="00F20B11" w:rsidP="00727F66">
      <w:pPr>
        <w:spacing w:line="360" w:lineRule="auto"/>
        <w:jc w:val="both"/>
        <w:pPrChange w:id="74" w:author="Stanislav Bober" w:date="2017-05-08T17:35:00Z">
          <w:pPr>
            <w:spacing w:line="360" w:lineRule="auto"/>
          </w:pPr>
        </w:pPrChange>
      </w:pPr>
      <w:r>
        <w:t xml:space="preserve">Реализованный в </w:t>
      </w:r>
      <w:r>
        <w:rPr>
          <w:lang w:val="en-US"/>
        </w:rPr>
        <w:t>EMMA</w:t>
      </w:r>
      <w:r w:rsidRPr="00F20B11">
        <w:t xml:space="preserve"> </w:t>
      </w:r>
      <w:r>
        <w:t xml:space="preserve">метод конечных элементов идейно ничем не отличается от оригинального, </w:t>
      </w:r>
      <w:r w:rsidR="00A260CE">
        <w:t xml:space="preserve">но компьютерное моделирование накладывает некоторые ограничения, как по размеру выделяемой памяти и требуемому быстродействию, так и по точности вычислений. Прежде чем переходить к реализации контактного взаимодействия, рассмотрим, каким образом, в целом, </w:t>
      </w:r>
      <w:r w:rsidR="009E5E10">
        <w:lastRenderedPageBreak/>
        <w:t>р</w:t>
      </w:r>
      <w:r w:rsidR="00A260CE">
        <w:t>еализован МКЭ.</w:t>
      </w:r>
      <w:r w:rsidR="009C1AD7">
        <w:rPr>
          <w:noProof/>
          <w:lang w:val="en-US"/>
        </w:rPr>
        <mc:AlternateContent>
          <mc:Choice Requires="wps">
            <w:drawing>
              <wp:anchor distT="0" distB="0" distL="114300" distR="114300" simplePos="0" relativeHeight="251659264" behindDoc="0" locked="0" layoutInCell="1" allowOverlap="1" wp14:anchorId="717739E9" wp14:editId="05F59A88">
                <wp:simplePos x="0" y="0"/>
                <wp:positionH relativeFrom="column">
                  <wp:posOffset>1118235</wp:posOffset>
                </wp:positionH>
                <wp:positionV relativeFrom="paragraph">
                  <wp:posOffset>4930775</wp:posOffset>
                </wp:positionV>
                <wp:extent cx="3984625" cy="635"/>
                <wp:effectExtent l="0" t="0" r="0" b="18415"/>
                <wp:wrapTopAndBottom/>
                <wp:docPr id="2" name="Надпись 2"/>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wps:spPr>
                      <wps:txbx>
                        <w:txbxContent>
                          <w:p w14:paraId="66AAEF92" w14:textId="77777777" w:rsidR="008116F8" w:rsidRPr="009C1AD7" w:rsidRDefault="008116F8" w:rsidP="009C1AD7">
                            <w:pPr>
                              <w:pStyle w:val="af1"/>
                              <w:jc w:val="center"/>
                              <w:rPr>
                                <w:noProof/>
                                <w:color w:val="auto"/>
                                <w:sz w:val="24"/>
                                <w:szCs w:val="24"/>
                              </w:rPr>
                            </w:pPr>
                            <w:bookmarkStart w:id="75" w:name="_Ref481924372"/>
                            <w:r>
                              <w:rPr>
                                <w:color w:val="auto"/>
                                <w:sz w:val="24"/>
                                <w:szCs w:val="24"/>
                              </w:rPr>
                              <w:t>Рис.</w:t>
                            </w:r>
                            <w:r w:rsidRPr="009C1AD7">
                              <w:rPr>
                                <w:color w:val="auto"/>
                                <w:sz w:val="24"/>
                                <w:szCs w:val="24"/>
                              </w:rPr>
                              <w:t xml:space="preserve"> </w:t>
                            </w:r>
                            <w:r w:rsidRPr="009C1AD7">
                              <w:rPr>
                                <w:color w:val="auto"/>
                                <w:sz w:val="24"/>
                                <w:szCs w:val="24"/>
                              </w:rPr>
                              <w:fldChar w:fldCharType="begin"/>
                            </w:r>
                            <w:r w:rsidRPr="009C1AD7">
                              <w:rPr>
                                <w:color w:val="auto"/>
                                <w:sz w:val="24"/>
                                <w:szCs w:val="24"/>
                              </w:rPr>
                              <w:instrText xml:space="preserve"> SEQ Рисунок \* ARABIC </w:instrText>
                            </w:r>
                            <w:r w:rsidRPr="009C1AD7">
                              <w:rPr>
                                <w:color w:val="auto"/>
                                <w:sz w:val="24"/>
                                <w:szCs w:val="24"/>
                              </w:rPr>
                              <w:fldChar w:fldCharType="separate"/>
                            </w:r>
                            <w:r>
                              <w:rPr>
                                <w:noProof/>
                                <w:color w:val="auto"/>
                                <w:sz w:val="24"/>
                                <w:szCs w:val="24"/>
                              </w:rPr>
                              <w:t>1</w:t>
                            </w:r>
                            <w:r w:rsidRPr="009C1AD7">
                              <w:rPr>
                                <w:color w:val="auto"/>
                                <w:sz w:val="24"/>
                                <w:szCs w:val="24"/>
                              </w:rPr>
                              <w:fldChar w:fldCharType="end"/>
                            </w:r>
                            <w:bookmarkEnd w:id="75"/>
                            <w:r>
                              <w:rPr>
                                <w:color w:val="auto"/>
                                <w:sz w:val="24"/>
                                <w:szCs w:val="24"/>
                              </w:rPr>
                              <w:t xml:space="preserve"> Глобальная матрица жесткости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7739E9" id="_x0000_t202" coordsize="21600,21600" o:spt="202" path="m,l,21600r21600,l21600,xe">
                <v:stroke joinstyle="miter"/>
                <v:path gradientshapeok="t" o:connecttype="rect"/>
              </v:shapetype>
              <v:shape id="Надпись 2" o:spid="_x0000_s1026" type="#_x0000_t202" style="position:absolute;left:0;text-align:left;margin-left:88.05pt;margin-top:388.25pt;width:313.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" stroked="f">
                <v:textbox style="mso-fit-shape-to-text:t" inset="0,0,0,0">
                  <w:txbxContent>
                    <w:p w14:paraId="66AAEF92" w14:textId="77777777" w:rsidR="008116F8" w:rsidRPr="009C1AD7" w:rsidRDefault="008116F8" w:rsidP="009C1AD7">
                      <w:pPr>
                        <w:pStyle w:val="af1"/>
                        <w:jc w:val="center"/>
                        <w:rPr>
                          <w:noProof/>
                          <w:color w:val="auto"/>
                          <w:sz w:val="24"/>
                          <w:szCs w:val="24"/>
                        </w:rPr>
                      </w:pPr>
                      <w:bookmarkStart w:id="76" w:name="_Ref481924372"/>
                      <w:r>
                        <w:rPr>
                          <w:color w:val="auto"/>
                          <w:sz w:val="24"/>
                          <w:szCs w:val="24"/>
                        </w:rPr>
                        <w:t>Рис.</w:t>
                      </w:r>
                      <w:r w:rsidRPr="009C1AD7">
                        <w:rPr>
                          <w:color w:val="auto"/>
                          <w:sz w:val="24"/>
                          <w:szCs w:val="24"/>
                        </w:rPr>
                        <w:t xml:space="preserve"> </w:t>
                      </w:r>
                      <w:r w:rsidRPr="009C1AD7">
                        <w:rPr>
                          <w:color w:val="auto"/>
                          <w:sz w:val="24"/>
                          <w:szCs w:val="24"/>
                        </w:rPr>
                        <w:fldChar w:fldCharType="begin"/>
                      </w:r>
                      <w:r w:rsidRPr="009C1AD7">
                        <w:rPr>
                          <w:color w:val="auto"/>
                          <w:sz w:val="24"/>
                          <w:szCs w:val="24"/>
                        </w:rPr>
                        <w:instrText xml:space="preserve"> SEQ Рисунок \* ARABIC </w:instrText>
                      </w:r>
                      <w:r w:rsidRPr="009C1AD7">
                        <w:rPr>
                          <w:color w:val="auto"/>
                          <w:sz w:val="24"/>
                          <w:szCs w:val="24"/>
                        </w:rPr>
                        <w:fldChar w:fldCharType="separate"/>
                      </w:r>
                      <w:r>
                        <w:rPr>
                          <w:noProof/>
                          <w:color w:val="auto"/>
                          <w:sz w:val="24"/>
                          <w:szCs w:val="24"/>
                        </w:rPr>
                        <w:t>1</w:t>
                      </w:r>
                      <w:r w:rsidRPr="009C1AD7">
                        <w:rPr>
                          <w:color w:val="auto"/>
                          <w:sz w:val="24"/>
                          <w:szCs w:val="24"/>
                        </w:rPr>
                        <w:fldChar w:fldCharType="end"/>
                      </w:r>
                      <w:bookmarkEnd w:id="76"/>
                      <w:r>
                        <w:rPr>
                          <w:color w:val="auto"/>
                          <w:sz w:val="24"/>
                          <w:szCs w:val="24"/>
                        </w:rPr>
                        <w:t xml:space="preserve"> Глобальная матрица жесткости</w:t>
                      </w:r>
                    </w:p>
                  </w:txbxContent>
                </v:textbox>
                <w10:wrap type="topAndBottom"/>
              </v:shape>
            </w:pict>
          </mc:Fallback>
        </mc:AlternateContent>
      </w:r>
      <w:r w:rsidR="009C1AD7">
        <w:rPr>
          <w:noProof/>
          <w:lang w:val="en-US"/>
        </w:rPr>
        <w:drawing>
          <wp:anchor distT="0" distB="0" distL="114300" distR="114300" simplePos="0" relativeHeight="251657216" behindDoc="0" locked="0" layoutInCell="1" allowOverlap="1" wp14:anchorId="3A3602B0" wp14:editId="4511E504">
            <wp:simplePos x="0" y="0"/>
            <wp:positionH relativeFrom="column">
              <wp:posOffset>1118235</wp:posOffset>
            </wp:positionH>
            <wp:positionV relativeFrom="paragraph">
              <wp:posOffset>889000</wp:posOffset>
            </wp:positionV>
            <wp:extent cx="3984625" cy="39846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at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4625" cy="3984625"/>
                    </a:xfrm>
                    <a:prstGeom prst="rect">
                      <a:avLst/>
                    </a:prstGeom>
                  </pic:spPr>
                </pic:pic>
              </a:graphicData>
            </a:graphic>
          </wp:anchor>
        </w:drawing>
      </w:r>
      <w:r w:rsidR="00E17E0F" w:rsidRPr="00E17E0F">
        <w:t xml:space="preserve"> </w:t>
      </w:r>
      <w:r w:rsidR="00704639">
        <w:t>Проблема</w:t>
      </w:r>
      <w:r w:rsidR="00A260CE">
        <w:t xml:space="preserve"> заключается в том, что мы не можем хранить целиком матрицу жесткости, т.к. ее размеры могут превышать 1000х1000, при этом мы точно знаем, что она ленточная (состоит из матриц жесткости элементов), то есть большая ее часть – нули. Хранить такую матрицу целиком – расточительство</w:t>
      </w:r>
      <w:r w:rsidR="009C1AD7">
        <w:t xml:space="preserve"> и не всегда возможно</w:t>
      </w:r>
      <w:r w:rsidR="00A260CE">
        <w:t>.</w:t>
      </w:r>
    </w:p>
    <w:p w14:paraId="6C48DAB9" w14:textId="77777777" w:rsidR="009C1AD7" w:rsidRPr="009C1AD7" w:rsidRDefault="009C1AD7" w:rsidP="00727F66">
      <w:pPr>
        <w:spacing w:line="360" w:lineRule="auto"/>
        <w:jc w:val="both"/>
        <w:pPrChange w:id="77" w:author="Stanislav Bober" w:date="2017-05-08T17:36:00Z">
          <w:pPr>
            <w:spacing w:line="360" w:lineRule="auto"/>
          </w:pPr>
        </w:pPrChange>
      </w:pPr>
      <w:r>
        <w:t xml:space="preserve">На </w:t>
      </w:r>
      <w:r>
        <w:fldChar w:fldCharType="begin"/>
      </w:r>
      <w:r>
        <w:instrText xml:space="preserve"> REF _Ref481924372 \h </w:instrText>
      </w:r>
      <w:r>
        <w:fldChar w:fldCharType="separate"/>
      </w:r>
      <w:r>
        <w:rPr>
          <w:sz w:val="24"/>
          <w:szCs w:val="24"/>
        </w:rPr>
        <w:t>Рис.</w:t>
      </w:r>
      <w:r w:rsidRPr="009C1AD7">
        <w:rPr>
          <w:sz w:val="24"/>
          <w:szCs w:val="24"/>
        </w:rPr>
        <w:t xml:space="preserve"> </w:t>
      </w:r>
      <w:r w:rsidRPr="009C1AD7">
        <w:rPr>
          <w:noProof/>
          <w:sz w:val="24"/>
          <w:szCs w:val="24"/>
        </w:rPr>
        <w:t>1</w:t>
      </w:r>
      <w:r>
        <w:fldChar w:fldCharType="end"/>
      </w:r>
      <w:r>
        <w:t xml:space="preserve"> схематично изображена глобальная матрица жесткости для 6 элементов. Белый цвет </w:t>
      </w:r>
      <w:ins w:id="78" w:author="Stanislav Bober" w:date="2017-05-08T17:42:00Z">
        <w:r w:rsidR="00727F66">
          <w:t>изображены</w:t>
        </w:r>
      </w:ins>
      <w:del w:id="79" w:author="Stanislav Bober" w:date="2017-05-08T17:42:00Z">
        <w:r w:rsidDel="00727F66">
          <w:delText>–</w:delText>
        </w:r>
      </w:del>
      <w:r>
        <w:t xml:space="preserve"> </w:t>
      </w:r>
      <w:del w:id="80" w:author="Stanislav Bober" w:date="2017-05-08T17:42:00Z">
        <w:r w:rsidDel="00727F66">
          <w:delText>места</w:delText>
        </w:r>
      </w:del>
      <w:ins w:id="81" w:author="Stanislav Bober" w:date="2017-05-08T17:42:00Z">
        <w:r w:rsidR="00727F66">
          <w:t>ячейки</w:t>
        </w:r>
      </w:ins>
      <w:r>
        <w:t xml:space="preserve">, </w:t>
      </w:r>
      <w:del w:id="82" w:author="Stanislav Bober" w:date="2017-05-08T17:42:00Z">
        <w:r w:rsidDel="00727F66">
          <w:delText>где стоят</w:delText>
        </w:r>
      </w:del>
      <w:ins w:id="83" w:author="Stanislav Bober" w:date="2017-05-08T17:42:00Z">
        <w:r w:rsidR="00727F66">
          <w:t>содержащие</w:t>
        </w:r>
      </w:ins>
      <w:r>
        <w:t xml:space="preserve"> нули. В </w:t>
      </w:r>
      <w:del w:id="84" w:author="Stanislav Bober" w:date="2017-05-08T17:42:00Z">
        <w:r w:rsidDel="00727F66">
          <w:delText>1</w:delText>
        </w:r>
      </w:del>
      <w:ins w:id="85" w:author="Stanislav Bober" w:date="2017-05-08T17:42:00Z">
        <w:r w:rsidR="00727F66">
          <w:t>первой</w:t>
        </w:r>
      </w:ins>
      <w:r>
        <w:t xml:space="preserve"> строке и</w:t>
      </w:r>
      <w:ins w:id="86" w:author="Stanislav Bober" w:date="2017-05-08T17:42:00Z">
        <w:r w:rsidR="00727F66">
          <w:t xml:space="preserve"> первом</w:t>
        </w:r>
      </w:ins>
      <w:r>
        <w:t xml:space="preserve"> столбце </w:t>
      </w:r>
      <w:del w:id="87" w:author="Stanislav Bober" w:date="2017-05-08T17:42:00Z">
        <w:r w:rsidDel="00727F66">
          <w:delText xml:space="preserve">квадраты </w:delText>
        </w:r>
      </w:del>
      <w:ins w:id="88" w:author="Stanislav Bober" w:date="2017-05-08T17:42:00Z">
        <w:r w:rsidR="00727F66">
          <w:t>ячейки</w:t>
        </w:r>
        <w:r w:rsidR="00727F66">
          <w:t xml:space="preserve"> </w:t>
        </w:r>
      </w:ins>
      <w:r>
        <w:t xml:space="preserve">одного цвета </w:t>
      </w:r>
      <w:ins w:id="89" w:author="Stanislav Bober" w:date="2017-05-08T17:42:00Z">
        <w:r w:rsidR="00727F66">
          <w:t>содержат одинаковые значения</w:t>
        </w:r>
      </w:ins>
      <w:del w:id="90" w:author="Stanislav Bober" w:date="2017-05-08T17:43:00Z">
        <w:r w:rsidDel="00727F66">
          <w:delText>обозначают одинаковые элементы</w:delText>
        </w:r>
      </w:del>
      <w:ins w:id="91" w:author="Stanislav Bober" w:date="2017-05-08T17:43:00Z">
        <w:r w:rsidR="00727F66">
          <w:t>,</w:t>
        </w:r>
      </w:ins>
      <w:del w:id="92" w:author="Stanislav Bober" w:date="2017-05-08T17:43:00Z">
        <w:r w:rsidDel="00727F66">
          <w:delText>.</w:delText>
        </w:r>
      </w:del>
      <w:r>
        <w:t xml:space="preserve"> </w:t>
      </w:r>
      <w:ins w:id="93" w:author="Stanislav Bober" w:date="2017-05-08T17:43:00Z">
        <w:r w:rsidR="00727F66">
          <w:t>т</w:t>
        </w:r>
      </w:ins>
      <w:del w:id="94" w:author="Stanislav Bober" w:date="2017-05-08T17:43:00Z">
        <w:r w:rsidDel="00727F66">
          <w:delText>Т</w:delText>
        </w:r>
      </w:del>
      <w:r>
        <w:t xml:space="preserve">.к. </w:t>
      </w:r>
      <w:del w:id="95" w:author="Stanislav Bober" w:date="2017-05-08T17:38:00Z">
        <w:r w:rsidDel="00727F66">
          <w:delText xml:space="preserve"> </w:delText>
        </w:r>
      </w:del>
      <w:r>
        <w:t xml:space="preserve">матрица </w:t>
      </w:r>
      <w:ins w:id="96" w:author="Stanislav Bober" w:date="2017-05-08T17:39:00Z">
        <w:r w:rsidR="00727F66">
          <w:t xml:space="preserve">жесткости </w:t>
        </w:r>
      </w:ins>
      <w:r>
        <w:t>симметричная</w:t>
      </w:r>
      <w:ins w:id="97" w:author="Stanislav Bober" w:date="2017-05-08T17:43:00Z">
        <w:r w:rsidR="00727F66">
          <w:t>.</w:t>
        </w:r>
      </w:ins>
      <w:del w:id="98" w:author="Stanislav Bober" w:date="2017-05-08T17:43:00Z">
        <w:r w:rsidDel="00727F66">
          <w:delText>,</w:delText>
        </w:r>
      </w:del>
      <w:r>
        <w:t xml:space="preserve"> </w:t>
      </w:r>
      <w:del w:id="99" w:author="Stanislav Bober" w:date="2017-05-08T17:43:00Z">
        <w:r w:rsidDel="00727F66">
          <w:delText xml:space="preserve">в </w:delText>
        </w:r>
      </w:del>
      <w:r>
        <w:rPr>
          <w:lang w:val="en-US"/>
        </w:rPr>
        <w:t>EMMA</w:t>
      </w:r>
      <w:r>
        <w:t xml:space="preserve"> хранит</w:t>
      </w:r>
      <w:del w:id="100" w:author="Stanislav Bober" w:date="2017-05-08T17:43:00Z">
        <w:r w:rsidDel="00727F66">
          <w:delText>ся</w:delText>
        </w:r>
      </w:del>
      <w:ins w:id="101" w:author="Stanislav Bober" w:date="2017-05-08T17:43:00Z">
        <w:r w:rsidR="00727F66">
          <w:t xml:space="preserve"> и работает</w:t>
        </w:r>
      </w:ins>
      <w:r>
        <w:t xml:space="preserve"> только </w:t>
      </w:r>
      <w:ins w:id="102" w:author="Stanislav Bober" w:date="2017-05-08T17:44:00Z">
        <w:r w:rsidR="00727F66">
          <w:t xml:space="preserve">с </w:t>
        </w:r>
      </w:ins>
      <w:r>
        <w:t>верхн</w:t>
      </w:r>
      <w:ins w:id="103" w:author="Stanislav Bober" w:date="2017-05-08T17:44:00Z">
        <w:r w:rsidR="00727F66">
          <w:t>ей</w:t>
        </w:r>
      </w:ins>
      <w:del w:id="104" w:author="Stanislav Bober" w:date="2017-05-08T17:44:00Z">
        <w:r w:rsidDel="00727F66">
          <w:delText>яя</w:delText>
        </w:r>
      </w:del>
      <w:r>
        <w:t xml:space="preserve"> </w:t>
      </w:r>
      <w:del w:id="105" w:author="Stanislav Bober" w:date="2017-05-08T17:44:00Z">
        <w:r w:rsidDel="00727F66">
          <w:delText xml:space="preserve">часть </w:delText>
        </w:r>
      </w:del>
      <w:ins w:id="106" w:author="Stanislav Bober" w:date="2017-05-08T17:44:00Z">
        <w:r w:rsidR="00727F66">
          <w:t>половиной</w:t>
        </w:r>
        <w:r w:rsidR="00727F66">
          <w:t xml:space="preserve"> </w:t>
        </w:r>
      </w:ins>
      <w:r>
        <w:t>ленты, как отмечено на картинке линией (диагональные элементы включены).</w:t>
      </w:r>
    </w:p>
    <w:p w14:paraId="41FBD4B5" w14:textId="77777777" w:rsidR="00F20B11" w:rsidRDefault="006A1647" w:rsidP="009E6E62">
      <w:pPr>
        <w:spacing w:line="360" w:lineRule="auto"/>
        <w:jc w:val="both"/>
        <w:pPrChange w:id="107" w:author="Stanislav Bober" w:date="2017-05-08T17:45:00Z">
          <w:pPr>
            <w:spacing w:line="360" w:lineRule="auto"/>
          </w:pPr>
        </w:pPrChange>
      </w:pPr>
      <w:r>
        <w:t xml:space="preserve">Программно это реализовано через шаблонный класс </w:t>
      </w:r>
      <w:r w:rsidRPr="006A1647">
        <w:t>CBandMatrix</w:t>
      </w:r>
      <w:r>
        <w:t xml:space="preserve">, хранящий в себе количество строк, ширину ленты и сами значения, лежащие в шаблонном классе </w:t>
      </w:r>
      <w:r w:rsidRPr="006A1647">
        <w:t>CCustomArray</w:t>
      </w:r>
      <w:r>
        <w:t xml:space="preserve">, представляющий из себя одномерный массив. Для простоты </w:t>
      </w:r>
      <w:r>
        <w:lastRenderedPageBreak/>
        <w:t>реализовано индексация в массиве как в матрице, поэтому проблем с обращением к нужному элементу не возникает.</w:t>
      </w:r>
    </w:p>
    <w:p w14:paraId="751BF400" w14:textId="77777777" w:rsidR="00CC595A" w:rsidRDefault="007938AB" w:rsidP="009E6E62">
      <w:pPr>
        <w:spacing w:line="360" w:lineRule="auto"/>
        <w:jc w:val="both"/>
        <w:pPrChange w:id="108" w:author="Stanislav Bober" w:date="2017-05-08T17:45:00Z">
          <w:pPr>
            <w:spacing w:line="360" w:lineRule="auto"/>
          </w:pPr>
        </w:pPrChange>
      </w:pPr>
      <w:commentRangeStart w:id="109"/>
      <w:r>
        <w:t>До добавления трения скольжения были только возможности запрещать узлам перемещения по обеим осям или только по одной. Реализуется это с помощью зануления строк и столбцов соответствующего узла в матрице жесткости и изменения правой части</w:t>
      </w:r>
      <w:ins w:id="110" w:author="Stanislav Bober" w:date="2017-05-08T17:46:00Z">
        <w:r w:rsidR="009E6E62">
          <w:t>.</w:t>
        </w:r>
        <w:commentRangeEnd w:id="109"/>
        <w:r w:rsidR="009E6E62">
          <w:rPr>
            <w:rStyle w:val="af3"/>
          </w:rPr>
          <w:commentReference w:id="109"/>
        </w:r>
      </w:ins>
    </w:p>
    <w:p w14:paraId="4C6C9272" w14:textId="77777777" w:rsidR="007938AB" w:rsidRDefault="00704639" w:rsidP="009A718F">
      <w:r>
        <w:rPr>
          <w:noProof/>
          <w:lang w:val="en-US"/>
        </w:rPr>
        <mc:AlternateContent>
          <mc:Choice Requires="wpg">
            <w:drawing>
              <wp:anchor distT="0" distB="0" distL="114300" distR="114300" simplePos="0" relativeHeight="251666432" behindDoc="0" locked="0" layoutInCell="1" allowOverlap="1" wp14:anchorId="5A8BA471" wp14:editId="3A3062A9">
                <wp:simplePos x="0" y="0"/>
                <wp:positionH relativeFrom="column">
                  <wp:posOffset>-34290</wp:posOffset>
                </wp:positionH>
                <wp:positionV relativeFrom="paragraph">
                  <wp:posOffset>78740</wp:posOffset>
                </wp:positionV>
                <wp:extent cx="5890260" cy="1518920"/>
                <wp:effectExtent l="0" t="0" r="0" b="5080"/>
                <wp:wrapSquare wrapText="bothSides"/>
                <wp:docPr id="8" name="Группа 8"/>
                <wp:cNvGraphicFramePr/>
                <a:graphic xmlns:a="http://schemas.openxmlformats.org/drawingml/2006/main">
                  <a:graphicData uri="http://schemas.microsoft.com/office/word/2010/wordprocessingGroup">
                    <wpg:wgp>
                      <wpg:cNvGrpSpPr/>
                      <wpg:grpSpPr>
                        <a:xfrm>
                          <a:off x="0" y="0"/>
                          <a:ext cx="5890260" cy="1518920"/>
                          <a:chOff x="0" y="0"/>
                          <a:chExt cx="5890260" cy="1518920"/>
                        </a:xfrm>
                      </wpg:grpSpPr>
                      <pic:pic xmlns:pic="http://schemas.openxmlformats.org/drawingml/2006/picture">
                        <pic:nvPicPr>
                          <pic:cNvPr id="3" name="Рисунок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9420" cy="1518920"/>
                          </a:xfrm>
                          <a:prstGeom prst="rect">
                            <a:avLst/>
                          </a:prstGeom>
                        </pic:spPr>
                      </pic:pic>
                      <pic:pic xmlns:pic="http://schemas.openxmlformats.org/drawingml/2006/picture">
                        <pic:nvPicPr>
                          <pic:cNvPr id="4" name="Рисунок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171700" y="0"/>
                            <a:ext cx="1708785" cy="1518920"/>
                          </a:xfrm>
                          <a:prstGeom prst="rect">
                            <a:avLst/>
                          </a:prstGeom>
                        </pic:spPr>
                      </pic:pic>
                      <pic:pic xmlns:pic="http://schemas.openxmlformats.org/drawingml/2006/picture">
                        <pic:nvPicPr>
                          <pic:cNvPr id="7" name="Рисунок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181475" y="0"/>
                            <a:ext cx="1708785" cy="1518920"/>
                          </a:xfrm>
                          <a:prstGeom prst="rect">
                            <a:avLst/>
                          </a:prstGeom>
                        </pic:spPr>
                      </pic:pic>
                    </wpg:wg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EABE2A" id="Группа 8" o:spid="_x0000_s1026" style="position:absolute;margin-left:-2.7pt;margin-top:6.2pt;width:463.8pt;height:119.6pt;z-index:251666432" coordsize="58902,15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7" type="#_x0000_t75" style="position:absolute;width:17094;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">
                  <v:imagedata r:id="rId14" o:title=""/>
                  <v:path arrowok="t"/>
                </v:shape>
                <v:shape id="Рисунок 4" o:spid="_x0000_s1028" type="#_x0000_t75" style="position:absolute;left:21717;width:17087;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">
                  <v:imagedata r:id="rId15" o:title=""/>
                  <v:path arrowok="t"/>
                </v:shape>
                <v:shape id="Рисунок 7" o:spid="_x0000_s1029" type="#_x0000_t75" style="position:absolute;left:41814;width:17088;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">
                  <v:imagedata r:id="rId16" o:title=""/>
                  <v:path arrowok="t"/>
                </v:shape>
                <w10:wrap type="square"/>
              </v:group>
            </w:pict>
          </mc:Fallback>
        </mc:AlternateContent>
      </w:r>
      <w:r w:rsidR="007938AB">
        <w:t xml:space="preserve"> </w:t>
      </w:r>
    </w:p>
    <w:p w14:paraId="7C3AEF5C" w14:textId="77777777" w:rsidR="00F20B11" w:rsidRDefault="00F20B11" w:rsidP="009A718F"/>
    <w:p w14:paraId="7BFD955A" w14:textId="77777777" w:rsidR="00CC595A" w:rsidRDefault="00CC595A" w:rsidP="009A718F"/>
    <w:p w14:paraId="4A57A47E" w14:textId="77777777" w:rsidR="00CC595A" w:rsidRDefault="00CC595A" w:rsidP="009A718F"/>
    <w:p w14:paraId="1F4E46EC" w14:textId="77777777" w:rsidR="00CC595A" w:rsidRDefault="00CC595A" w:rsidP="009A718F"/>
    <w:p w14:paraId="19039AB6" w14:textId="77777777" w:rsidR="00CC595A" w:rsidRDefault="00CC595A" w:rsidP="009A718F"/>
    <w:p w14:paraId="3A52FCD4" w14:textId="77777777" w:rsidR="00CC595A" w:rsidRDefault="00CC595A" w:rsidP="009A718F"/>
    <w:p w14:paraId="1CBA1A26" w14:textId="77777777" w:rsidR="00CC595A" w:rsidRDefault="00704639" w:rsidP="009A718F">
      <w:r>
        <w:rPr>
          <w:noProof/>
          <w:lang w:val="en-US"/>
        </w:rPr>
        <mc:AlternateContent>
          <mc:Choice Requires="wps">
            <w:drawing>
              <wp:anchor distT="0" distB="0" distL="114300" distR="114300" simplePos="0" relativeHeight="251664384" behindDoc="0" locked="0" layoutInCell="1" allowOverlap="1" wp14:anchorId="6D45BE8A" wp14:editId="27ABA979">
                <wp:simplePos x="0" y="0"/>
                <wp:positionH relativeFrom="column">
                  <wp:posOffset>2193925</wp:posOffset>
                </wp:positionH>
                <wp:positionV relativeFrom="paragraph">
                  <wp:posOffset>200660</wp:posOffset>
                </wp:positionV>
                <wp:extent cx="1708785" cy="635"/>
                <wp:effectExtent l="0" t="0" r="5715" b="18415"/>
                <wp:wrapSquare wrapText="bothSides"/>
                <wp:docPr id="6" name="Надпись 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399E2A7" w14:textId="77777777" w:rsidR="008116F8" w:rsidRPr="00CC595A" w:rsidRDefault="008116F8" w:rsidP="00CC595A">
                            <w:pPr>
                              <w:pStyle w:val="af1"/>
                              <w:rPr>
                                <w:noProof/>
                                <w:color w:val="auto"/>
                                <w:sz w:val="24"/>
                                <w:szCs w:val="24"/>
                              </w:rPr>
                            </w:pPr>
                            <w:bookmarkStart w:id="111" w:name="_Ref481928578"/>
                            <w:r w:rsidRPr="00CC595A">
                              <w:rPr>
                                <w:color w:val="auto"/>
                                <w:sz w:val="24"/>
                                <w:szCs w:val="24"/>
                              </w:rPr>
                              <w:t xml:space="preserve">Риc. </w:t>
                            </w:r>
                            <w:r w:rsidRPr="00CC595A">
                              <w:rPr>
                                <w:color w:val="auto"/>
                                <w:sz w:val="24"/>
                                <w:szCs w:val="24"/>
                              </w:rPr>
                              <w:fldChar w:fldCharType="begin"/>
                            </w:r>
                            <w:r w:rsidRPr="00CC595A">
                              <w:rPr>
                                <w:color w:val="auto"/>
                                <w:sz w:val="24"/>
                                <w:szCs w:val="24"/>
                              </w:rPr>
                              <w:instrText xml:space="preserve"> SEQ Рисунок \* ARABIC </w:instrText>
                            </w:r>
                            <w:r w:rsidRPr="00CC595A">
                              <w:rPr>
                                <w:color w:val="auto"/>
                                <w:sz w:val="24"/>
                                <w:szCs w:val="24"/>
                              </w:rPr>
                              <w:fldChar w:fldCharType="separate"/>
                            </w:r>
                            <w:r w:rsidRPr="00CC595A">
                              <w:rPr>
                                <w:noProof/>
                                <w:color w:val="auto"/>
                                <w:sz w:val="24"/>
                                <w:szCs w:val="24"/>
                              </w:rPr>
                              <w:t>2</w:t>
                            </w:r>
                            <w:r w:rsidRPr="00CC595A">
                              <w:rPr>
                                <w:color w:val="auto"/>
                                <w:sz w:val="24"/>
                                <w:szCs w:val="24"/>
                              </w:rPr>
                              <w:fldChar w:fldCharType="end"/>
                            </w:r>
                            <w:bookmarkEnd w:id="111"/>
                            <w:r>
                              <w:rPr>
                                <w:color w:val="auto"/>
                                <w:sz w:val="24"/>
                                <w:szCs w:val="24"/>
                              </w:rPr>
                              <w:t xml:space="preserve"> Заделка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5BE8A" id="Надпись 6" o:spid="_x0000_s1027" type="#_x0000_t202" style="position:absolute;left:0;text-align:left;margin-left:172.75pt;margin-top:15.8pt;width:13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" stroked="f">
                <v:textbox style="mso-fit-shape-to-text:t" inset="0,0,0,0">
                  <w:txbxContent>
                    <w:p w14:paraId="4399E2A7" w14:textId="77777777" w:rsidR="008116F8" w:rsidRPr="00CC595A" w:rsidRDefault="008116F8" w:rsidP="00CC595A">
                      <w:pPr>
                        <w:pStyle w:val="af1"/>
                        <w:rPr>
                          <w:noProof/>
                          <w:color w:val="auto"/>
                          <w:sz w:val="24"/>
                          <w:szCs w:val="24"/>
                        </w:rPr>
                      </w:pPr>
                      <w:bookmarkStart w:id="112" w:name="_Ref481928578"/>
                      <w:r w:rsidRPr="00CC595A">
                        <w:rPr>
                          <w:color w:val="auto"/>
                          <w:sz w:val="24"/>
                          <w:szCs w:val="24"/>
                        </w:rPr>
                        <w:t xml:space="preserve">Риc. </w:t>
                      </w:r>
                      <w:r w:rsidRPr="00CC595A">
                        <w:rPr>
                          <w:color w:val="auto"/>
                          <w:sz w:val="24"/>
                          <w:szCs w:val="24"/>
                        </w:rPr>
                        <w:fldChar w:fldCharType="begin"/>
                      </w:r>
                      <w:r w:rsidRPr="00CC595A">
                        <w:rPr>
                          <w:color w:val="auto"/>
                          <w:sz w:val="24"/>
                          <w:szCs w:val="24"/>
                        </w:rPr>
                        <w:instrText xml:space="preserve"> SEQ Рисунок \* ARABIC </w:instrText>
                      </w:r>
                      <w:r w:rsidRPr="00CC595A">
                        <w:rPr>
                          <w:color w:val="auto"/>
                          <w:sz w:val="24"/>
                          <w:szCs w:val="24"/>
                        </w:rPr>
                        <w:fldChar w:fldCharType="separate"/>
                      </w:r>
                      <w:r w:rsidRPr="00CC595A">
                        <w:rPr>
                          <w:noProof/>
                          <w:color w:val="auto"/>
                          <w:sz w:val="24"/>
                          <w:szCs w:val="24"/>
                        </w:rPr>
                        <w:t>2</w:t>
                      </w:r>
                      <w:r w:rsidRPr="00CC595A">
                        <w:rPr>
                          <w:color w:val="auto"/>
                          <w:sz w:val="24"/>
                          <w:szCs w:val="24"/>
                        </w:rPr>
                        <w:fldChar w:fldCharType="end"/>
                      </w:r>
                      <w:bookmarkEnd w:id="112"/>
                      <w:r>
                        <w:rPr>
                          <w:color w:val="auto"/>
                          <w:sz w:val="24"/>
                          <w:szCs w:val="24"/>
                        </w:rPr>
                        <w:t xml:space="preserve"> Заделка</w:t>
                      </w:r>
                    </w:p>
                  </w:txbxContent>
                </v:textbox>
                <w10:wrap type="square"/>
              </v:shape>
            </w:pict>
          </mc:Fallback>
        </mc:AlternateContent>
      </w:r>
    </w:p>
    <w:p w14:paraId="2A89E212" w14:textId="77777777" w:rsidR="00CC595A" w:rsidRDefault="00CC595A" w:rsidP="009A718F"/>
    <w:p w14:paraId="06B2A436" w14:textId="77777777" w:rsidR="00CC595A" w:rsidRDefault="00CC595A" w:rsidP="009A718F"/>
    <w:p w14:paraId="0E524CAA" w14:textId="77777777" w:rsidR="00CC595A" w:rsidRDefault="00CC595A" w:rsidP="00704639">
      <w:pPr>
        <w:spacing w:line="360" w:lineRule="auto"/>
      </w:pPr>
      <w:r>
        <w:t xml:space="preserve">На </w:t>
      </w:r>
      <w:r>
        <w:fldChar w:fldCharType="begin"/>
      </w:r>
      <w:r>
        <w:instrText xml:space="preserve"> REF _Ref481928578 \h </w:instrText>
      </w:r>
      <w:r>
        <w:fldChar w:fldCharType="separate"/>
      </w:r>
      <w:r w:rsidRPr="00CC595A">
        <w:rPr>
          <w:sz w:val="24"/>
          <w:szCs w:val="24"/>
        </w:rPr>
        <w:t xml:space="preserve">Риc. </w:t>
      </w:r>
      <w:r w:rsidRPr="00CC595A">
        <w:rPr>
          <w:noProof/>
          <w:sz w:val="24"/>
          <w:szCs w:val="24"/>
        </w:rPr>
        <w:t>2</w:t>
      </w:r>
      <w:r>
        <w:fldChar w:fldCharType="end"/>
      </w:r>
      <w:r>
        <w:t xml:space="preserve"> схематично изображено, как заделка выглядит на глобальной матрице жесткости и правой части. Алгоритмически для </w:t>
      </w:r>
      <w:r>
        <w:rPr>
          <w:lang w:val="en-US"/>
        </w:rPr>
        <w:t>k</w:t>
      </w:r>
      <w:r>
        <w:t xml:space="preserve">-го </w:t>
      </w:r>
      <w:r w:rsidR="002A79D8">
        <w:t>узла это происходит так:</w:t>
      </w:r>
    </w:p>
    <w:p w14:paraId="0653CD35" w14:textId="77777777" w:rsidR="002A79D8" w:rsidRDefault="002A79D8" w:rsidP="00704639">
      <w:pPr>
        <w:pStyle w:val="af2"/>
        <w:numPr>
          <w:ilvl w:val="0"/>
          <w:numId w:val="2"/>
        </w:numPr>
        <w:spacing w:line="360" w:lineRule="auto"/>
      </w:pPr>
      <w:commentRangeStart w:id="113"/>
      <w:r>
        <w:t>В векторе правой части</w:t>
      </w:r>
      <w:r w:rsidRPr="002A79D8">
        <w:t xml:space="preserve"> </w:t>
      </w:r>
      <m:oMath>
        <m:r>
          <w:rPr>
            <w:rFonts w:ascii="Cambria Math" w:hAnsi="Cambria Math"/>
            <w:lang w:val="en-US"/>
          </w:rPr>
          <m:t>F</m:t>
        </m:r>
      </m:oMath>
      <w:r>
        <w:t xml:space="preserve"> (действующие силы) вставляем на </w:t>
      </w:r>
      <w:r>
        <w:rPr>
          <w:lang w:val="en-US"/>
        </w:rPr>
        <w:t>k</w:t>
      </w:r>
      <w:r w:rsidRPr="002A79D8">
        <w:t>-</w:t>
      </w:r>
      <w:r>
        <w:t>е место граничные условия, получающиеся из действующих сил</w:t>
      </w:r>
    </w:p>
    <w:p w14:paraId="57F42D9D" w14:textId="77777777" w:rsidR="002A79D8" w:rsidRDefault="002A79D8" w:rsidP="00704639">
      <w:pPr>
        <w:pStyle w:val="af2"/>
        <w:numPr>
          <w:ilvl w:val="0"/>
          <w:numId w:val="2"/>
        </w:numPr>
        <w:spacing w:line="360" w:lineRule="auto"/>
      </w:pPr>
      <w:r>
        <w:t xml:space="preserve">В глобальной матрице жесткости </w:t>
      </w:r>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=1</m:t>
        </m:r>
      </m:oMath>
    </w:p>
    <w:p w14:paraId="4D86C530" w14:textId="77777777" w:rsidR="002A79D8" w:rsidRDefault="002A79D8" w:rsidP="00704639">
      <w:pPr>
        <w:pStyle w:val="af2"/>
        <w:numPr>
          <w:ilvl w:val="0"/>
          <w:numId w:val="2"/>
        </w:numPr>
        <w:spacing w:line="360" w:lineRule="auto"/>
      </w:pPr>
      <w:r>
        <w:t xml:space="preserve">Проходим по всему вектору правой части </w:t>
      </w:r>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w:r w:rsidRPr="002A79D8">
        <w:t xml:space="preserve">, </w:t>
      </w:r>
      <m:oMath>
        <m:r>
          <w:rPr>
            <w:rFonts w:ascii="Cambria Math" w:hAnsi="Cambria Math"/>
          </w:rPr>
          <m:t>j=1, …,n</m:t>
        </m:r>
      </m:oMath>
      <w:r w:rsidRPr="002A79D8">
        <w:t xml:space="preserve">, </w:t>
      </w:r>
      <w:r>
        <w:t xml:space="preserve">где </w:t>
      </w:r>
      <w:r>
        <w:rPr>
          <w:lang w:val="en-US"/>
        </w:rPr>
        <w:t>n</w:t>
      </w:r>
      <w:r w:rsidRPr="002A79D8">
        <w:t xml:space="preserve"> </w:t>
      </w:r>
      <w:r>
        <w:t>–</w:t>
      </w:r>
      <w:r w:rsidRPr="002A79D8">
        <w:t xml:space="preserve"> </w:t>
      </w:r>
      <w:r>
        <w:t>число строк матрицы</w:t>
      </w:r>
    </w:p>
    <w:p w14:paraId="4647A485" w14:textId="77777777" w:rsidR="002A79D8" w:rsidRDefault="002A79D8" w:rsidP="00704639">
      <w:pPr>
        <w:pStyle w:val="af2"/>
        <w:numPr>
          <w:ilvl w:val="0"/>
          <w:numId w:val="2"/>
        </w:numPr>
        <w:spacing w:line="360" w:lineRule="auto"/>
      </w:pPr>
      <w:r>
        <w:t xml:space="preserve">Зануляем </w:t>
      </w:r>
      <w:r>
        <w:rPr>
          <w:lang w:val="en-US"/>
        </w:rPr>
        <w:t>k</w:t>
      </w:r>
      <w:r w:rsidRPr="002A79D8">
        <w:t>-</w:t>
      </w:r>
      <w:r>
        <w:t xml:space="preserve">ую строку и столбец, оставив только </w:t>
      </w:r>
      <w:del w:id="114" w:author="Stanislav Bober" w:date="2017-05-08T17:53:00Z">
        <w:r w:rsidDel="009E6E62">
          <w:delText xml:space="preserve">1 </w:delText>
        </w:r>
      </w:del>
      <w:ins w:id="115" w:author="Stanislav Bober" w:date="2017-05-08T17:53:00Z">
        <w:r w:rsidR="009E6E62">
          <w:t>единицу</w:t>
        </w:r>
        <w:r w:rsidR="009E6E62">
          <w:t xml:space="preserve"> </w:t>
        </w:r>
      </w:ins>
      <w:r>
        <w:t>на диагонали</w:t>
      </w:r>
    </w:p>
    <w:p w14:paraId="457F533D" w14:textId="77777777" w:rsidR="00704639" w:rsidRDefault="00704639" w:rsidP="00704639">
      <w:pPr>
        <w:pStyle w:val="af2"/>
        <w:numPr>
          <w:ilvl w:val="0"/>
          <w:numId w:val="2"/>
        </w:numPr>
        <w:spacing w:line="360" w:lineRule="auto"/>
      </w:pPr>
      <w:r>
        <w:t xml:space="preserve">Это получился запрет </w:t>
      </w:r>
      <w:del w:id="116" w:author="Stanislav Bober" w:date="2017-05-08T17:54:00Z">
        <w:r w:rsidDel="002B6FC0">
          <w:delText xml:space="preserve">передвижения </w:delText>
        </w:r>
      </w:del>
      <w:ins w:id="117" w:author="Stanislav Bober" w:date="2017-05-08T17:54:00Z">
        <w:r w:rsidR="002B6FC0">
          <w:t>перемещения</w:t>
        </w:r>
        <w:r w:rsidR="002B6FC0">
          <w:t xml:space="preserve"> </w:t>
        </w:r>
      </w:ins>
      <w:r>
        <w:t xml:space="preserve">по оси </w:t>
      </w:r>
      <w:r>
        <w:rPr>
          <w:lang w:val="en-US"/>
        </w:rPr>
        <w:t>OX</w:t>
      </w:r>
      <w:r>
        <w:t xml:space="preserve">. Повторяем для </w:t>
      </w:r>
      <w:r>
        <w:rPr>
          <w:lang w:val="en-US"/>
        </w:rPr>
        <w:t>k</w:t>
      </w:r>
      <w:r w:rsidRPr="00704639">
        <w:t xml:space="preserve">+1 </w:t>
      </w:r>
      <w:r>
        <w:t xml:space="preserve">строки, чтобы получить запрет на </w:t>
      </w:r>
      <w:del w:id="118" w:author="Stanislav Bober" w:date="2017-05-08T17:54:00Z">
        <w:r w:rsidDel="002B6FC0">
          <w:delText xml:space="preserve">передвижение </w:delText>
        </w:r>
      </w:del>
      <w:ins w:id="119" w:author="Stanislav Bober" w:date="2017-05-08T17:54:00Z">
        <w:r w:rsidR="002B6FC0">
          <w:t>перемещение</w:t>
        </w:r>
        <w:r w:rsidR="002B6FC0">
          <w:t xml:space="preserve"> </w:t>
        </w:r>
      </w:ins>
      <w:r>
        <w:t xml:space="preserve">по оси </w:t>
      </w:r>
      <w:r>
        <w:rPr>
          <w:lang w:val="en-US"/>
        </w:rPr>
        <w:t>OY</w:t>
      </w:r>
      <w:r>
        <w:t>.</w:t>
      </w:r>
      <w:commentRangeEnd w:id="113"/>
      <w:r w:rsidR="009679E1">
        <w:rPr>
          <w:rStyle w:val="af3"/>
        </w:rPr>
        <w:commentReference w:id="113"/>
      </w:r>
    </w:p>
    <w:p w14:paraId="40A92B98" w14:textId="77777777" w:rsidR="00704639" w:rsidRDefault="00704639" w:rsidP="0041603B">
      <w:pPr>
        <w:spacing w:line="360" w:lineRule="auto"/>
      </w:pPr>
      <w:r>
        <w:t xml:space="preserve">В общем случае, после внесения всех граничных условий, нам остается только решить СЛАУ </w:t>
      </w:r>
      <m:oMath>
        <m:r>
          <w:rPr>
            <w:rFonts w:ascii="Cambria Math" w:hAnsi="Cambria Math"/>
          </w:rPr>
          <m:t>K*V=F</m:t>
        </m:r>
      </m:oMath>
      <w:r w:rsidR="002B05D4" w:rsidRPr="002B05D4">
        <w:t xml:space="preserve">, </w:t>
      </w:r>
      <w:r w:rsidR="002B05D4">
        <w:t xml:space="preserve">где </w:t>
      </w:r>
      <w:r w:rsidR="002B05D4">
        <w:softHyphen/>
      </w:r>
      <m:oMath>
        <m:r>
          <w:rPr>
            <w:rFonts w:ascii="Cambria Math" w:hAnsi="Cambria Math"/>
          </w:rPr>
          <m:t>V</m:t>
        </m:r>
      </m:oMath>
      <w:r w:rsidR="002B05D4" w:rsidRPr="002B05D4">
        <w:t xml:space="preserve"> </w:t>
      </w:r>
      <w:r w:rsidR="002B05D4">
        <w:t>–</w:t>
      </w:r>
      <w:r w:rsidR="002B05D4" w:rsidRPr="002B05D4">
        <w:t xml:space="preserve"> </w:t>
      </w:r>
      <w:r w:rsidR="002B05D4">
        <w:t>искомый вектор скоростей узлов.</w:t>
      </w:r>
    </w:p>
    <w:p w14:paraId="34FA374B" w14:textId="77777777" w:rsidR="009679E1" w:rsidRDefault="0041603B" w:rsidP="009679E1">
      <w:pPr>
        <w:spacing w:line="360" w:lineRule="auto"/>
        <w:jc w:val="both"/>
        <w:rPr>
          <w:ins w:id="120" w:author="Stanislav Bober" w:date="2017-05-08T18:10:00Z"/>
        </w:rPr>
        <w:pPrChange w:id="121" w:author="Stanislav Bober" w:date="2017-05-08T18:10:00Z">
          <w:pPr>
            <w:spacing w:line="360" w:lineRule="auto"/>
          </w:pPr>
        </w:pPrChange>
      </w:pPr>
      <w:r>
        <w:t xml:space="preserve">В </w:t>
      </w:r>
      <w:r>
        <w:rPr>
          <w:lang w:val="en-US"/>
        </w:rPr>
        <w:t>EMMA</w:t>
      </w:r>
      <w:r w:rsidRPr="0041603B">
        <w:t xml:space="preserve"> </w:t>
      </w:r>
      <w:r>
        <w:t>решение СЛАУ осуществляется методом Гаусса: приведением матрицы к ступенчатому виду и нахождением решений обратным ходом.</w:t>
      </w:r>
    </w:p>
    <w:p w14:paraId="7E280040" w14:textId="77777777" w:rsidR="0041603B" w:rsidRPr="0041603B" w:rsidRDefault="00EB66F0" w:rsidP="009679E1">
      <w:pPr>
        <w:spacing w:line="360" w:lineRule="auto"/>
        <w:jc w:val="both"/>
        <w:pPrChange w:id="122" w:author="Stanislav Bober" w:date="2017-05-08T18:10:00Z">
          <w:pPr>
            <w:spacing w:line="360" w:lineRule="auto"/>
          </w:pPr>
        </w:pPrChange>
      </w:pPr>
      <w:del w:id="123" w:author="Stanislav Bober" w:date="2017-05-08T18:10:00Z">
        <w:r w:rsidDel="009679E1">
          <w:delText xml:space="preserve"> </w:delText>
        </w:r>
      </w:del>
    </w:p>
    <w:p w14:paraId="5F9E8671" w14:textId="77777777" w:rsidR="0041603B" w:rsidRPr="00E476E1" w:rsidRDefault="00E476E1" w:rsidP="00E476E1">
      <w:pPr>
        <w:pStyle w:val="2"/>
      </w:pPr>
      <w:bookmarkStart w:id="124" w:name="_Toc482009656"/>
      <w:r>
        <w:rPr>
          <w:lang w:val="en-US"/>
        </w:rPr>
        <w:lastRenderedPageBreak/>
        <w:t>EMMA</w:t>
      </w:r>
      <w:r w:rsidRPr="00E476E1">
        <w:t xml:space="preserve">. </w:t>
      </w:r>
      <w:r>
        <w:t>Контактное взаимодействие с инструментами. Трение скольжения.</w:t>
      </w:r>
      <w:bookmarkEnd w:id="124"/>
      <w:ins w:id="125" w:author="Stanislav Bober" w:date="2017-05-08T18:10:00Z">
        <w:r w:rsidR="009679E1">
          <w:br/>
        </w:r>
      </w:ins>
    </w:p>
    <w:p w14:paraId="5F988C2B" w14:textId="77777777" w:rsidR="00CC595A" w:rsidRDefault="004761ED" w:rsidP="009679E1">
      <w:pPr>
        <w:spacing w:line="360" w:lineRule="auto"/>
        <w:jc w:val="both"/>
        <w:pPrChange w:id="126" w:author="Stanislav Bober" w:date="2017-05-08T18:10:00Z">
          <w:pPr>
            <w:spacing w:line="360" w:lineRule="auto"/>
          </w:pPr>
        </w:pPrChange>
      </w:pPr>
      <w:r>
        <w:t xml:space="preserve">В </w:t>
      </w:r>
      <w:r>
        <w:rPr>
          <w:lang w:val="en-US"/>
        </w:rPr>
        <w:t>EMMA</w:t>
      </w:r>
      <w:r w:rsidRPr="004761ED">
        <w:t xml:space="preserve"> </w:t>
      </w:r>
      <w:r>
        <w:t xml:space="preserve">была реализована возможность задавать коэффициент трения на каждом из инструментов во время создания нового проекта. </w:t>
      </w:r>
      <w:del w:id="127" w:author="Stanislav Bober" w:date="2017-05-08T18:11:00Z">
        <w:r w:rsidR="00EB66F0" w:rsidDel="009679E1">
          <w:delText xml:space="preserve">Он </w:delText>
        </w:r>
      </w:del>
      <w:ins w:id="128" w:author="Stanislav Bober" w:date="2017-05-08T18:11:00Z">
        <w:r w:rsidR="009679E1">
          <w:t>Эти коэффициенты</w:t>
        </w:r>
        <w:r w:rsidR="009679E1">
          <w:t xml:space="preserve"> </w:t>
        </w:r>
      </w:ins>
      <w:r w:rsidR="00EB66F0">
        <w:t>буд</w:t>
      </w:r>
      <w:ins w:id="129" w:author="Stanislav Bober" w:date="2017-05-08T18:11:00Z">
        <w:r w:rsidR="009679E1">
          <w:t>у</w:t>
        </w:r>
      </w:ins>
      <w:del w:id="130" w:author="Stanislav Bober" w:date="2017-05-08T18:11:00Z">
        <w:r w:rsidR="00EB66F0" w:rsidDel="009679E1">
          <w:delText>е</w:delText>
        </w:r>
      </w:del>
      <w:r w:rsidR="00EB66F0">
        <w:t>т использован</w:t>
      </w:r>
      <w:ins w:id="131" w:author="Stanislav Bober" w:date="2017-05-08T18:11:00Z">
        <w:r w:rsidR="009679E1">
          <w:t>ы</w:t>
        </w:r>
      </w:ins>
      <w:r w:rsidR="00EB66F0">
        <w:t xml:space="preserve"> для расчета сил</w:t>
      </w:r>
      <w:del w:id="132" w:author="Stanislav Bober" w:date="2017-05-08T18:11:00Z">
        <w:r w:rsidR="00EB66F0" w:rsidDel="009679E1">
          <w:delText>ы</w:delText>
        </w:r>
      </w:del>
      <w:r w:rsidR="00EB66F0">
        <w:t xml:space="preserve"> трения</w:t>
      </w:r>
      <w:ins w:id="133" w:author="Stanislav Bober" w:date="2017-05-08T18:11:00Z">
        <w:r w:rsidR="009679E1">
          <w:t xml:space="preserve"> между узлами конечноэлементной сетки и линиями инструмента</w:t>
        </w:r>
      </w:ins>
      <w:r w:rsidR="00EB66F0">
        <w:t>.</w:t>
      </w:r>
    </w:p>
    <w:p w14:paraId="7A4635C5" w14:textId="77777777" w:rsidR="00EB66F0" w:rsidRDefault="00EB66F0" w:rsidP="009679E1">
      <w:pPr>
        <w:spacing w:line="360" w:lineRule="auto"/>
        <w:jc w:val="both"/>
        <w:pPrChange w:id="134" w:author="Stanislav Bober" w:date="2017-05-08T18:12:00Z">
          <w:pPr>
            <w:spacing w:line="360" w:lineRule="auto"/>
          </w:pPr>
        </w:pPrChange>
      </w:pPr>
      <w:r>
        <w:t>В ходе самих расчетов на каждом шаге осуществляется проверка принадлежности граничных узлов инструменту. Это было реализовано по классическому методу проверки принадлежности точки фигуре: из точки выпускается луч и производится подсчет пересечений этого луча с отрезками, образующими стороны фигуры</w:t>
      </w:r>
      <w:ins w:id="135" w:author="Stanislav Bober" w:date="2017-05-08T18:12:00Z">
        <w:r w:rsidR="009679E1">
          <w:t>.</w:t>
        </w:r>
      </w:ins>
      <w:r>
        <w:t xml:space="preserve"> </w:t>
      </w:r>
      <w:ins w:id="136" w:author="Stanislav Bober" w:date="2017-05-08T18:13:00Z">
        <w:r w:rsidR="009679E1">
          <w:t xml:space="preserve">Этот метод </w:t>
        </w:r>
      </w:ins>
      <w:del w:id="137" w:author="Stanislav Bober" w:date="2017-05-08T18:13:00Z">
        <w:r w:rsidDel="009679E1">
          <w:delText>(</w:delText>
        </w:r>
      </w:del>
      <w:r>
        <w:t xml:space="preserve">работает и для невыпуклых фигур, </w:t>
      </w:r>
      <w:del w:id="138" w:author="Stanislav Bober" w:date="2017-05-08T18:13:00Z">
        <w:r w:rsidDel="009679E1">
          <w:delText>но</w:delText>
        </w:r>
      </w:del>
      <w:r>
        <w:t xml:space="preserve"> без самопересечений</w:t>
      </w:r>
      <w:ins w:id="139" w:author="Stanislav Bober" w:date="2017-05-08T18:13:00Z">
        <w:r w:rsidR="009679E1">
          <w:t>.</w:t>
        </w:r>
      </w:ins>
      <w:del w:id="140" w:author="Stanislav Bober" w:date="2017-05-08T18:13:00Z">
        <w:r w:rsidDel="009679E1">
          <w:delText>)</w:delText>
        </w:r>
      </w:del>
      <w:r>
        <w:t xml:space="preserve"> </w:t>
      </w:r>
      <w:del w:id="141" w:author="Stanislav Bober" w:date="2017-05-08T18:14:00Z">
        <w:r w:rsidR="008E26AF" w:rsidRPr="008E26AF" w:rsidDel="009679E1">
          <w:delText>(</w:delText>
        </w:r>
        <w:r w:rsidR="008E26AF" w:rsidDel="009679E1">
          <w:delText>Код в Приложении)</w:delText>
        </w:r>
      </w:del>
      <w:ins w:id="142" w:author="Stanislav Bober" w:date="2017-05-08T18:14:00Z">
        <w:r w:rsidR="009679E1">
          <w:t>Листинг реализации этого метода приведен в Приложении.</w:t>
        </w:r>
      </w:ins>
      <w:r>
        <w:rPr>
          <w:color w:val="FF0000"/>
        </w:rPr>
        <w:t xml:space="preserve"> </w:t>
      </w:r>
      <w:r>
        <w:t xml:space="preserve">Если узел принадлежит инструменту, то </w:t>
      </w:r>
      <w:ins w:id="143" w:author="Stanislav Bober" w:date="2017-05-08T18:16:00Z">
        <w:r w:rsidR="009679E1">
          <w:t xml:space="preserve">на соответствующей линии инструмента </w:t>
        </w:r>
      </w:ins>
      <w:r>
        <w:t xml:space="preserve">проверяется </w:t>
      </w:r>
      <w:del w:id="144" w:author="Stanislav Bober" w:date="2017-05-08T18:16:00Z">
        <w:r w:rsidDel="009679E1">
          <w:delText xml:space="preserve">заданный на нем </w:delText>
        </w:r>
      </w:del>
      <w:r>
        <w:t xml:space="preserve">коэффициент трения. Если пользователь задал его равным </w:t>
      </w:r>
      <w:ins w:id="145" w:author="Stanislav Bober" w:date="2017-05-08T18:14:00Z">
        <w:r w:rsidR="009679E1">
          <w:t>единице</w:t>
        </w:r>
      </w:ins>
      <w:del w:id="146" w:author="Stanislav Bober" w:date="2017-05-08T18:14:00Z">
        <w:r w:rsidDel="009679E1">
          <w:delText>1</w:delText>
        </w:r>
      </w:del>
      <w:r>
        <w:t xml:space="preserve">, то </w:t>
      </w:r>
      <w:del w:id="147" w:author="Stanislav Bober" w:date="2017-05-08T18:15:00Z">
        <w:r w:rsidDel="009679E1">
          <w:delText>узел</w:delText>
        </w:r>
      </w:del>
      <w:r>
        <w:t xml:space="preserve"> считается</w:t>
      </w:r>
      <w:ins w:id="148" w:author="Stanislav Bober" w:date="2017-05-08T18:15:00Z">
        <w:r w:rsidR="009679E1">
          <w:t>, что для узла задано граничное у</w:t>
        </w:r>
      </w:ins>
      <w:ins w:id="149" w:author="Stanislav Bober" w:date="2017-05-08T18:17:00Z">
        <w:r w:rsidR="009679E1">
          <w:t>с</w:t>
        </w:r>
      </w:ins>
      <w:ins w:id="150" w:author="Stanislav Bober" w:date="2017-05-08T18:15:00Z">
        <w:r w:rsidR="009679E1">
          <w:t>ловие типа «прилипание»</w:t>
        </w:r>
      </w:ins>
      <w:r>
        <w:t xml:space="preserve"> </w:t>
      </w:r>
      <w:del w:id="151" w:author="Stanislav Bober" w:date="2017-05-08T18:15:00Z">
        <w:r w:rsidDel="009679E1">
          <w:delText>заделанным и</w:delText>
        </w:r>
      </w:del>
      <w:ins w:id="152" w:author="Stanislav Bober" w:date="2017-05-08T18:15:00Z">
        <w:r w:rsidR="009679E1">
          <w:t>, в следствие чего он</w:t>
        </w:r>
      </w:ins>
      <w:r>
        <w:t xml:space="preserve"> </w:t>
      </w:r>
      <w:del w:id="153" w:author="Stanislav Bober" w:date="2017-05-08T18:16:00Z">
        <w:r w:rsidDel="009679E1">
          <w:delText xml:space="preserve">двигается </w:delText>
        </w:r>
      </w:del>
      <w:ins w:id="154" w:author="Stanislav Bober" w:date="2017-05-08T18:16:00Z">
        <w:r w:rsidR="009679E1">
          <w:t>дви</w:t>
        </w:r>
        <w:r w:rsidR="009679E1">
          <w:t>жется</w:t>
        </w:r>
        <w:r w:rsidR="009679E1">
          <w:t xml:space="preserve"> </w:t>
        </w:r>
      </w:ins>
      <w:r>
        <w:t>вместе с инструментом</w:t>
      </w:r>
      <w:r w:rsidR="00DE21EF">
        <w:t xml:space="preserve">. Если же </w:t>
      </w:r>
      <w:del w:id="155" w:author="Stanislav Bober" w:date="2017-05-08T18:16:00Z">
        <w:r w:rsidR="00DE21EF" w:rsidDel="009679E1">
          <w:delText xml:space="preserve">он </w:delText>
        </w:r>
      </w:del>
      <w:ins w:id="156" w:author="Stanislav Bober" w:date="2017-05-08T18:16:00Z">
        <w:r w:rsidR="009679E1">
          <w:t>коэффициент трения</w:t>
        </w:r>
        <w:r w:rsidR="009679E1">
          <w:t xml:space="preserve"> </w:t>
        </w:r>
      </w:ins>
      <w:r w:rsidR="00DE21EF">
        <w:t>меньше единицы, то производится расчет силы трения.</w:t>
      </w:r>
    </w:p>
    <w:p w14:paraId="7289B2D6" w14:textId="77777777" w:rsidR="00DE21EF" w:rsidRDefault="00DE21EF" w:rsidP="009679E1">
      <w:pPr>
        <w:spacing w:line="360" w:lineRule="auto"/>
        <w:jc w:val="both"/>
        <w:pPrChange w:id="157" w:author="Stanislav Bober" w:date="2017-05-08T18:17:00Z">
          <w:pPr>
            <w:spacing w:line="360" w:lineRule="auto"/>
          </w:pPr>
        </w:pPrChange>
      </w:pPr>
      <w:r>
        <w:t xml:space="preserve">Для того, чтобы понять направление силы трения и движения узла, необходимо получить касательную к инструменту. Для этого </w:t>
      </w:r>
      <w:r w:rsidRPr="009679E1">
        <w:rPr>
          <w:color w:val="FF0000"/>
          <w:rPrChange w:id="158" w:author="Stanislav Bober" w:date="2017-05-08T18:17:00Z">
            <w:rPr/>
          </w:rPrChange>
        </w:rPr>
        <w:t>мы</w:t>
      </w:r>
      <w:r>
        <w:t xml:space="preserve"> проецируем узел на инструмент и </w:t>
      </w:r>
      <w:r w:rsidRPr="009679E1">
        <w:rPr>
          <w:color w:val="FF0000"/>
          <w:rPrChange w:id="159" w:author="Stanislav Bober" w:date="2017-05-08T18:17:00Z">
            <w:rPr/>
          </w:rPrChange>
        </w:rPr>
        <w:t>находим</w:t>
      </w:r>
      <w:r>
        <w:t xml:space="preserve"> угол между проекцией и ближайшим узлом инструмента. Это и будет угол наклона </w:t>
      </w:r>
      <m:oMath>
        <m:r>
          <w:rPr>
            <w:rFonts w:ascii="Cambria Math" w:hAnsi="Cambria Math"/>
          </w:rPr>
          <m:t>α</m:t>
        </m:r>
      </m:oMath>
      <w:r>
        <w:t xml:space="preserve"> искомой касательной. И вдоль этой касательной мы</w:t>
      </w:r>
      <w:r w:rsidR="00114C96">
        <w:t xml:space="preserve"> позже</w:t>
      </w:r>
      <w:r>
        <w:t xml:space="preserve"> зададим симметрию по оси </w:t>
      </w:r>
      <w:r>
        <w:rPr>
          <w:lang w:val="en-US"/>
        </w:rPr>
        <w:t>OX</w:t>
      </w:r>
      <w:r w:rsidRPr="00DE21EF">
        <w:t xml:space="preserve"> </w:t>
      </w:r>
      <w:r>
        <w:t xml:space="preserve">повернутой на </w:t>
      </w:r>
      <m:oMath>
        <m:r>
          <w:rPr>
            <w:rFonts w:ascii="Cambria Math" w:hAnsi="Cambria Math"/>
          </w:rPr>
          <m:t>α</m:t>
        </m:r>
      </m:oMath>
      <w:r w:rsidR="00310E61" w:rsidRPr="00310E61">
        <w:t xml:space="preserve">. </w:t>
      </w:r>
      <w:r w:rsidR="00310E61">
        <w:t xml:space="preserve">Но если инструмент находится в движении, то необходимо спроецировать эту скорость в повернутой системе координат, иначе мы потеряем это внешнее воздействие. Это преобразование получается по простой формуле </w:t>
      </w:r>
      <m:oMath>
        <m:sSub>
          <m:sSubPr>
            <m:ctrlPr>
              <w:rPr>
                <w:rFonts w:ascii="Cambria Math" w:hAnsi="Cambria Math"/>
                <w:i/>
              </w:rPr>
            </m:ctrlPr>
          </m:sSubPr>
          <m:e>
            <m:r>
              <w:rPr>
                <w:rFonts w:ascii="Cambria Math" w:hAnsi="Cambria Math"/>
              </w:rPr>
              <m:t>V</m:t>
            </m:r>
          </m:e>
          <m:sub>
            <m:r>
              <w:rPr>
                <w:rFonts w:ascii="Cambria Math" w:hAnsi="Cambria Math"/>
              </w:rPr>
              <m:t>α</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r>
          <m:rPr>
            <m:sty m:val="p"/>
          </m:rPr>
          <w:rPr>
            <w:rFonts w:ascii="Cambria Math" w:hAnsi="Cambria Math"/>
          </w:rPr>
          <m:t>cos⁡</m:t>
        </m:r>
        <m:r>
          <w:rPr>
            <w:rFonts w:ascii="Cambria Math" w:hAnsi="Cambria Math"/>
          </w:rPr>
          <m:t>(α)</m:t>
        </m:r>
      </m:oMath>
      <w:r w:rsidR="00310E61" w:rsidRPr="00310E61">
        <w:t xml:space="preserve">. </w:t>
      </w:r>
      <w:r w:rsidR="00310E61">
        <w:t xml:space="preserve">Тогда получается, что движение узла в повернутой системе координат задается </w:t>
      </w:r>
      <m:oMath>
        <m:sSub>
          <m:sSubPr>
            <m:ctrlPr>
              <w:rPr>
                <w:rFonts w:ascii="Cambria Math" w:hAnsi="Cambria Math"/>
                <w:i/>
              </w:rPr>
            </m:ctrlPr>
          </m:sSubPr>
          <m:e>
            <m:r>
              <w:rPr>
                <w:rFonts w:ascii="Cambria Math" w:hAnsi="Cambria Math"/>
              </w:rPr>
              <m:t>V</m:t>
            </m:r>
          </m:e>
          <m:sub>
            <m:r>
              <w:rPr>
                <w:rFonts w:ascii="Cambria Math" w:hAnsi="Cambria Math"/>
              </w:rPr>
              <m:t>α</m:t>
            </m:r>
          </m:sub>
        </m:sSub>
      </m:oMath>
      <w:r w:rsidR="00310E61" w:rsidRPr="00310E61">
        <w:t xml:space="preserve"> </w:t>
      </w:r>
      <w:r w:rsidR="00310E61">
        <w:t xml:space="preserve">по оси </w:t>
      </w:r>
      <w:r w:rsidR="00310E61">
        <w:rPr>
          <w:lang w:val="en-US"/>
        </w:rPr>
        <w:t>OY</w:t>
      </w:r>
      <w:r w:rsidR="00310E61" w:rsidRPr="00310E61">
        <w:t xml:space="preserve"> </w:t>
      </w:r>
      <w:r w:rsidR="00310E61">
        <w:t xml:space="preserve">и </w:t>
      </w:r>
      <m:oMath>
        <m:sSub>
          <m:sSubPr>
            <m:ctrlPr>
              <w:rPr>
                <w:rFonts w:ascii="Cambria Math" w:hAnsi="Cambria Math"/>
                <w:i/>
              </w:rPr>
            </m:ctrlPr>
          </m:sSubPr>
          <m:e>
            <m:r>
              <w:rPr>
                <w:rFonts w:ascii="Cambria Math" w:hAnsi="Cambria Math"/>
              </w:rPr>
              <m:t>F</m:t>
            </m:r>
          </m:e>
          <m:sub>
            <m:r>
              <w:rPr>
                <w:rFonts w:ascii="Cambria Math" w:hAnsi="Cambria Math"/>
              </w:rPr>
              <m:t>трения</m:t>
            </m:r>
          </m:sub>
        </m:sSub>
        <m:r>
          <w:rPr>
            <w:rFonts w:ascii="Cambria Math" w:hAnsi="Cambria Math"/>
          </w:rPr>
          <m:t xml:space="preserve"> </m:t>
        </m:r>
      </m:oMath>
      <w:r w:rsidR="00310E61">
        <w:t xml:space="preserve"> по оси </w:t>
      </w:r>
      <w:r w:rsidR="00310E61">
        <w:rPr>
          <w:lang w:val="en-US"/>
        </w:rPr>
        <w:t>OX</w:t>
      </w:r>
      <w:r w:rsidR="00310E61" w:rsidRPr="00310E61">
        <w:t>.</w:t>
      </w:r>
    </w:p>
    <w:p w14:paraId="279EA7B7" w14:textId="77777777" w:rsidR="007C1925" w:rsidRPr="00151DBE" w:rsidRDefault="007C1925" w:rsidP="00310E61">
      <w:pPr>
        <w:spacing w:line="360" w:lineRule="auto"/>
      </w:pPr>
      <w:r>
        <w:t xml:space="preserve">Ровно так и вносятся эти граничные условия на этом узле в вектор правой части. Но поскольку в ней все происходит в повернутой системе координат, </w:t>
      </w:r>
      <w:r>
        <w:lastRenderedPageBreak/>
        <w:t xml:space="preserve">необходимо повернуть и соответствующие строки и столбцы глобальной матрицы жесткости. При этом получается, что элементы </w:t>
      </w:r>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kk+1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k+1k+1</m:t>
            </m:r>
          </m:sub>
        </m:sSub>
      </m:oMath>
      <w:r w:rsidRPr="007C1925">
        <w:t xml:space="preserve"> </w:t>
      </w:r>
      <w:r>
        <w:t>поворачиваются два раза. Для самих столбцов и строк производится стандартное</w:t>
      </w:r>
      <w:r w:rsidR="0022372D">
        <w:t xml:space="preserve"> умножение на матрицу поворота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lang w:val="en-US"/>
                    </w:rPr>
                    <m:t>cos</m:t>
                  </m:r>
                  <m:r>
                    <m:rPr>
                      <m:sty m:val="p"/>
                    </m:rPr>
                    <w:rPr>
                      <w:rFonts w:ascii="Cambria Math" w:hAnsi="Cambria Math"/>
                    </w:rPr>
                    <m:t>⁡</m:t>
                  </m:r>
                  <m:r>
                    <w:rPr>
                      <w:rFonts w:ascii="Cambria Math" w:hAnsi="Cambria Math"/>
                    </w:rPr>
                    <m:t>(</m:t>
                  </m:r>
                  <m:r>
                    <w:rPr>
                      <w:rFonts w:ascii="Cambria Math" w:hAnsi="Cambria Math"/>
                      <w:lang w:val="en-US"/>
                    </w:rPr>
                    <m:t>α</m:t>
                  </m:r>
                  <m:r>
                    <w:rPr>
                      <w:rFonts w:ascii="Cambria Math" w:hAnsi="Cambria Math"/>
                    </w:rPr>
                    <m:t>)</m:t>
                  </m:r>
                </m:e>
                <m:e>
                  <m:r>
                    <m:rPr>
                      <m:sty m:val="p"/>
                    </m:rPr>
                    <w:rPr>
                      <w:rFonts w:ascii="Cambria Math" w:hAnsi="Cambria Math"/>
                    </w:rPr>
                    <m:t>sin⁡</m:t>
                  </m:r>
                  <m:r>
                    <w:rPr>
                      <w:rFonts w:ascii="Cambria Math" w:hAnsi="Cambria Math"/>
                    </w:rPr>
                    <m:t>(α)</m:t>
                  </m:r>
                </m:e>
              </m:mr>
              <m:mr>
                <m:e>
                  <m:r>
                    <w:rPr>
                      <w:rFonts w:ascii="Cambria Math" w:hAnsi="Cambria Math"/>
                    </w:rPr>
                    <m:t>-</m:t>
                  </m:r>
                  <m:r>
                    <m:rPr>
                      <m:sty m:val="p"/>
                    </m:rPr>
                    <w:rPr>
                      <w:rFonts w:ascii="Cambria Math" w:hAnsi="Cambria Math"/>
                    </w:rPr>
                    <m:t>sin⁡</m:t>
                  </m:r>
                  <m:r>
                    <w:rPr>
                      <w:rFonts w:ascii="Cambria Math" w:hAnsi="Cambria Math"/>
                    </w:rPr>
                    <m:t>(α)</m:t>
                  </m:r>
                </m:e>
                <m:e>
                  <m:r>
                    <m:rPr>
                      <m:sty m:val="p"/>
                    </m:rPr>
                    <w:rPr>
                      <w:rFonts w:ascii="Cambria Math" w:hAnsi="Cambria Math"/>
                    </w:rPr>
                    <m:t>cos⁡</m:t>
                  </m:r>
                  <m:r>
                    <w:rPr>
                      <w:rFonts w:ascii="Cambria Math" w:hAnsi="Cambria Math"/>
                    </w:rPr>
                    <m:t>(α)</m:t>
                  </m:r>
                </m:e>
              </m:mr>
            </m:m>
          </m:e>
        </m:d>
      </m:oMath>
      <w:r w:rsidR="0022372D" w:rsidRPr="0022372D">
        <w:t xml:space="preserve"> </w:t>
      </w:r>
      <w:r w:rsidR="0022372D">
        <w:t>, а для элементов на пересечении считается по формулам</w:t>
      </w:r>
      <w:r w:rsidR="00151DBE" w:rsidRPr="00151DBE">
        <w:t xml:space="preserve"> (10)</w:t>
      </w:r>
    </w:p>
    <w:p w14:paraId="0C94E795" w14:textId="77777777" w:rsidR="0022372D" w:rsidRPr="0022372D" w:rsidRDefault="008116F8" w:rsidP="00310E61">
      <w:pPr>
        <w:spacing w:line="360" w:lineRule="auto"/>
        <w:rPr>
          <w:i/>
        </w:rPr>
      </w:pPr>
      <m:oMathPara>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kk</m:t>
              </m:r>
            </m:sub>
          </m:sSub>
          <m:sSup>
            <m:sSupPr>
              <m:ctrlPr>
                <w:rPr>
                  <w:rFonts w:ascii="Cambria Math" w:hAnsi="Cambria Math"/>
                  <w:i/>
                </w:rPr>
              </m:ctrlPr>
            </m:sSup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r>
                        <w:rPr>
                          <w:rFonts w:ascii="Cambria Math" w:hAnsi="Cambria Math"/>
                        </w:rPr>
                        <m:t>α</m:t>
                      </m:r>
                    </m:e>
                  </m:d>
                </m:e>
              </m:func>
            </m:e>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kk+1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k+1k+1</m:t>
              </m:r>
            </m:sub>
          </m:sSub>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(α)</m:t>
              </m:r>
            </m:e>
          </m:func>
        </m:oMath>
      </m:oMathPara>
    </w:p>
    <w:p w14:paraId="4784F946" w14:textId="77777777" w:rsidR="0022372D" w:rsidRPr="00151DBE" w:rsidRDefault="008116F8" w:rsidP="00084290">
      <w:pPr>
        <w:pStyle w:val="af1"/>
        <w:rPr>
          <w:i w:val="0"/>
          <w:color w:val="auto"/>
          <w:sz w:val="28"/>
          <w:szCs w:val="28"/>
        </w:rPr>
      </w:pPr>
      <m:oMath>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kk+1</m:t>
            </m:r>
          </m:sub>
        </m:sSub>
        <m:r>
          <w:rPr>
            <w:rFonts w:ascii="Cambria Math" w:hAnsi="Cambria Math"/>
            <w:color w:val="auto"/>
            <w:sz w:val="28"/>
            <w:szCs w:val="28"/>
          </w:rPr>
          <m:t>=</m:t>
        </m:r>
        <m:d>
          <m:dPr>
            <m:ctrlPr>
              <w:rPr>
                <w:rFonts w:ascii="Cambria Math" w:hAnsi="Cambria Math"/>
                <w:i w:val="0"/>
                <w:color w:val="auto"/>
                <w:sz w:val="28"/>
                <w:szCs w:val="28"/>
              </w:rPr>
            </m:ctrlPr>
          </m:dPr>
          <m:e>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k+1k+1</m:t>
                </m:r>
              </m:sub>
            </m:sSub>
            <m:r>
              <w:rPr>
                <w:rFonts w:ascii="Cambria Math" w:hAnsi="Cambria Math"/>
                <w:color w:val="auto"/>
                <w:sz w:val="28"/>
                <w:szCs w:val="28"/>
              </w:rPr>
              <m:t xml:space="preserve">- </m:t>
            </m:r>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m:t>
                </m:r>
              </m:sub>
            </m:sSub>
          </m:e>
        </m:d>
        <m:func>
          <m:funcPr>
            <m:ctrlPr>
              <w:rPr>
                <w:rFonts w:ascii="Cambria Math" w:hAnsi="Cambria Math"/>
                <w:color w:val="auto"/>
                <w:sz w:val="28"/>
                <w:szCs w:val="28"/>
              </w:rPr>
            </m:ctrlPr>
          </m:funcPr>
          <m:fName>
            <m:r>
              <w:rPr>
                <w:rFonts w:ascii="Cambria Math" w:hAnsi="Cambria Math"/>
                <w:color w:val="auto"/>
                <w:sz w:val="28"/>
                <w:szCs w:val="28"/>
              </w:rPr>
              <m:t>sin</m:t>
            </m:r>
          </m:fName>
          <m:e>
            <m:d>
              <m:dPr>
                <m:ctrlPr>
                  <w:rPr>
                    <w:rFonts w:ascii="Cambria Math" w:hAnsi="Cambria Math"/>
                    <w:i w:val="0"/>
                    <w:color w:val="auto"/>
                    <w:sz w:val="28"/>
                    <w:szCs w:val="28"/>
                  </w:rPr>
                </m:ctrlPr>
              </m:dPr>
              <m:e>
                <m:r>
                  <w:rPr>
                    <w:rFonts w:ascii="Cambria Math" w:hAnsi="Cambria Math"/>
                    <w:color w:val="auto"/>
                    <w:sz w:val="28"/>
                    <w:szCs w:val="28"/>
                  </w:rPr>
                  <m:t>α</m:t>
                </m:r>
              </m:e>
            </m:d>
          </m:e>
        </m:func>
        <m:func>
          <m:funcPr>
            <m:ctrlPr>
              <w:rPr>
                <w:rFonts w:ascii="Cambria Math" w:hAnsi="Cambria Math"/>
                <w:color w:val="auto"/>
                <w:sz w:val="28"/>
                <w:szCs w:val="28"/>
              </w:rPr>
            </m:ctrlPr>
          </m:funcPr>
          <m:fName>
            <m:r>
              <w:rPr>
                <w:rFonts w:ascii="Cambria Math" w:hAnsi="Cambria Math"/>
                <w:color w:val="auto"/>
                <w:sz w:val="28"/>
                <w:szCs w:val="28"/>
              </w:rPr>
              <m:t>cos</m:t>
            </m:r>
          </m:fName>
          <m:e>
            <m:d>
              <m:dPr>
                <m:ctrlPr>
                  <w:rPr>
                    <w:rFonts w:ascii="Cambria Math" w:hAnsi="Cambria Math"/>
                    <w:color w:val="auto"/>
                    <w:sz w:val="28"/>
                    <w:szCs w:val="28"/>
                  </w:rPr>
                </m:ctrlPr>
              </m:dPr>
              <m:e>
                <m:r>
                  <w:rPr>
                    <w:rFonts w:ascii="Cambria Math" w:hAnsi="Cambria Math"/>
                    <w:color w:val="auto"/>
                    <w:sz w:val="28"/>
                    <w:szCs w:val="28"/>
                  </w:rPr>
                  <m:t>α</m:t>
                </m:r>
              </m:e>
            </m:d>
          </m:e>
        </m:func>
        <m:r>
          <w:rPr>
            <w:rFonts w:ascii="Cambria Math" w:hAnsi="Cambria Math"/>
            <w:color w:val="auto"/>
            <w:sz w:val="28"/>
            <w:szCs w:val="28"/>
          </w:rPr>
          <m:t xml:space="preserve">+ </m:t>
        </m:r>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kk+1</m:t>
            </m:r>
          </m:sub>
        </m:sSub>
        <m:r>
          <w:rPr>
            <w:rFonts w:ascii="Cambria Math" w:hAnsi="Cambria Math"/>
            <w:color w:val="auto"/>
            <w:sz w:val="28"/>
            <w:szCs w:val="28"/>
          </w:rPr>
          <m:t>(</m:t>
        </m:r>
        <m:func>
          <m:funcPr>
            <m:ctrlPr>
              <w:rPr>
                <w:rFonts w:ascii="Cambria Math" w:hAnsi="Cambria Math"/>
                <w:color w:val="auto"/>
                <w:sz w:val="28"/>
                <w:szCs w:val="28"/>
              </w:rPr>
            </m:ctrlPr>
          </m:funcPr>
          <m:fName>
            <m:sSup>
              <m:sSupPr>
                <m:ctrlPr>
                  <w:rPr>
                    <w:rFonts w:ascii="Cambria Math" w:hAnsi="Cambria Math"/>
                    <w:color w:val="auto"/>
                    <w:sz w:val="28"/>
                    <w:szCs w:val="28"/>
                  </w:rPr>
                </m:ctrlPr>
              </m:sSupPr>
              <m:e>
                <m:r>
                  <w:rPr>
                    <w:rFonts w:ascii="Cambria Math" w:hAnsi="Cambria Math"/>
                    <w:color w:val="auto"/>
                    <w:sz w:val="28"/>
                    <w:szCs w:val="28"/>
                  </w:rPr>
                  <m:t>cos</m:t>
                </m:r>
              </m:e>
              <m:sup>
                <m:r>
                  <w:rPr>
                    <w:rFonts w:ascii="Cambria Math" w:hAnsi="Cambria Math"/>
                    <w:color w:val="auto"/>
                    <w:sz w:val="28"/>
                    <w:szCs w:val="28"/>
                  </w:rPr>
                  <m:t>2</m:t>
                </m:r>
              </m:sup>
            </m:sSup>
          </m:fName>
          <m:e>
            <m:d>
              <m:dPr>
                <m:ctrlPr>
                  <w:rPr>
                    <w:rFonts w:ascii="Cambria Math" w:hAnsi="Cambria Math"/>
                    <w:i w:val="0"/>
                    <w:color w:val="auto"/>
                    <w:sz w:val="28"/>
                    <w:szCs w:val="28"/>
                  </w:rPr>
                </m:ctrlPr>
              </m:dPr>
              <m:e>
                <m:r>
                  <w:rPr>
                    <w:rFonts w:ascii="Cambria Math" w:hAnsi="Cambria Math"/>
                    <w:color w:val="auto"/>
                    <w:sz w:val="28"/>
                    <w:szCs w:val="28"/>
                  </w:rPr>
                  <m:t>α</m:t>
                </m:r>
              </m:e>
            </m:d>
          </m:e>
        </m:func>
        <m:r>
          <w:rPr>
            <w:rFonts w:ascii="Cambria Math" w:hAnsi="Cambria Math"/>
            <w:color w:val="auto"/>
            <w:sz w:val="28"/>
            <w:szCs w:val="28"/>
          </w:rPr>
          <m:t xml:space="preserve">- </m:t>
        </m:r>
        <m:func>
          <m:funcPr>
            <m:ctrlPr>
              <w:rPr>
                <w:rFonts w:ascii="Cambria Math" w:hAnsi="Cambria Math"/>
                <w:color w:val="auto"/>
                <w:sz w:val="28"/>
                <w:szCs w:val="28"/>
              </w:rPr>
            </m:ctrlPr>
          </m:funcPr>
          <m:fName>
            <m:sSup>
              <m:sSupPr>
                <m:ctrlPr>
                  <w:rPr>
                    <w:rFonts w:ascii="Cambria Math" w:hAnsi="Cambria Math"/>
                    <w:i w:val="0"/>
                    <w:color w:val="auto"/>
                    <w:sz w:val="28"/>
                    <w:szCs w:val="28"/>
                  </w:rPr>
                </m:ctrlPr>
              </m:sSupPr>
              <m:e>
                <m:r>
                  <w:rPr>
                    <w:rFonts w:ascii="Cambria Math" w:hAnsi="Cambria Math"/>
                    <w:color w:val="auto"/>
                    <w:sz w:val="28"/>
                    <w:szCs w:val="28"/>
                  </w:rPr>
                  <m:t>sin</m:t>
                </m:r>
                <m:ctrlPr>
                  <w:rPr>
                    <w:rFonts w:ascii="Cambria Math" w:hAnsi="Cambria Math"/>
                    <w:color w:val="auto"/>
                    <w:sz w:val="28"/>
                    <w:szCs w:val="28"/>
                  </w:rPr>
                </m:ctrlPr>
              </m:e>
              <m:sup>
                <m:r>
                  <w:rPr>
                    <w:rFonts w:ascii="Cambria Math" w:hAnsi="Cambria Math"/>
                    <w:color w:val="auto"/>
                    <w:sz w:val="28"/>
                    <w:szCs w:val="28"/>
                  </w:rPr>
                  <m:t>2</m:t>
                </m:r>
                <m:ctrlPr>
                  <w:rPr>
                    <w:rFonts w:ascii="Cambria Math" w:hAnsi="Cambria Math"/>
                    <w:color w:val="auto"/>
                    <w:sz w:val="28"/>
                    <w:szCs w:val="28"/>
                  </w:rPr>
                </m:ctrlPr>
              </m:sup>
            </m:sSup>
          </m:fName>
          <m:e>
            <m:r>
              <w:rPr>
                <w:rFonts w:ascii="Cambria Math" w:hAnsi="Cambria Math"/>
                <w:color w:val="auto"/>
                <w:sz w:val="28"/>
                <w:szCs w:val="28"/>
              </w:rPr>
              <m:t>(α)</m:t>
            </m:r>
          </m:e>
        </m:func>
        <m:r>
          <w:rPr>
            <w:rFonts w:ascii="Cambria Math" w:hAnsi="Cambria Math"/>
            <w:color w:val="auto"/>
            <w:sz w:val="28"/>
            <w:szCs w:val="28"/>
          </w:rPr>
          <m:t>)</m:t>
        </m:r>
      </m:oMath>
      <w:r w:rsidR="00151DBE">
        <w:rPr>
          <w:i w:val="0"/>
          <w:color w:val="auto"/>
          <w:sz w:val="28"/>
          <w:szCs w:val="28"/>
        </w:rPr>
        <w:tab/>
      </w:r>
      <w:r w:rsidR="00151DBE" w:rsidRPr="00151DBE">
        <w:rPr>
          <w:i w:val="0"/>
          <w:color w:val="auto"/>
          <w:sz w:val="28"/>
          <w:szCs w:val="28"/>
        </w:rPr>
        <w:t>(</w:t>
      </w:r>
      <w:r w:rsidR="00084290" w:rsidRPr="00084290">
        <w:rPr>
          <w:i w:val="0"/>
          <w:color w:val="auto"/>
          <w:sz w:val="28"/>
          <w:szCs w:val="28"/>
        </w:rPr>
        <w:fldChar w:fldCharType="begin"/>
      </w:r>
      <m:oMath>
        <m:r>
          <w:rPr>
            <w:rFonts w:ascii="Cambria Math" w:hAnsi="Cambria Math"/>
            <w:color w:val="auto"/>
            <w:sz w:val="28"/>
            <w:szCs w:val="28"/>
          </w:rPr>
          <m:t xml:space="preserve"> SEQ Формула \* ARABIC </m:t>
        </m:r>
      </m:oMath>
      <w:r w:rsidR="00084290" w:rsidRPr="00084290">
        <w:rPr>
          <w:i w:val="0"/>
          <w:color w:val="auto"/>
          <w:sz w:val="28"/>
          <w:szCs w:val="28"/>
        </w:rPr>
        <w:fldChar w:fldCharType="separate"/>
      </w:r>
      <m:oMath>
        <m:r>
          <w:rPr>
            <w:rFonts w:ascii="Cambria Math" w:hAnsi="Cambria Math"/>
            <w:noProof/>
            <w:color w:val="auto"/>
            <w:sz w:val="28"/>
            <w:szCs w:val="28"/>
          </w:rPr>
          <m:t>10</m:t>
        </m:r>
      </m:oMath>
      <w:r w:rsidR="00084290" w:rsidRPr="00084290">
        <w:rPr>
          <w:i w:val="0"/>
          <w:color w:val="auto"/>
          <w:sz w:val="28"/>
          <w:szCs w:val="28"/>
        </w:rPr>
        <w:fldChar w:fldCharType="end"/>
      </w:r>
      <w:r w:rsidR="00151DBE" w:rsidRPr="00151DBE">
        <w:rPr>
          <w:i w:val="0"/>
          <w:color w:val="auto"/>
          <w:sz w:val="28"/>
          <w:szCs w:val="28"/>
        </w:rPr>
        <w:t>)</w:t>
      </w:r>
    </w:p>
    <w:p w14:paraId="535BCA78" w14:textId="77777777" w:rsidR="00CC595A" w:rsidRDefault="008116F8" w:rsidP="009A718F">
      <m:oMathPara>
        <m:oMath>
          <m:sSub>
            <m:sSubPr>
              <m:ctrlPr>
                <w:rPr>
                  <w:rFonts w:ascii="Cambria Math" w:hAnsi="Cambria Math"/>
                  <w:i/>
                </w:rPr>
              </m:ctrlPr>
            </m:sSubPr>
            <m:e>
              <m:r>
                <w:rPr>
                  <w:rFonts w:ascii="Cambria Math" w:hAnsi="Cambria Math"/>
                </w:rPr>
                <m:t>K</m:t>
              </m:r>
            </m:e>
            <m:sub>
              <m:r>
                <w:rPr>
                  <w:rFonts w:ascii="Cambria Math" w:hAnsi="Cambria Math"/>
                </w:rPr>
                <m:t>k+1k+1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k+1k+1</m:t>
              </m:r>
            </m:sub>
          </m:sSub>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r>
                    <w:rPr>
                      <w:rFonts w:ascii="Cambria Math" w:hAnsi="Cambria Math"/>
                    </w:rPr>
                    <m:t>α</m:t>
                  </m:r>
                </m:e>
              </m:d>
            </m:e>
          </m:func>
          <m:r>
            <w:rPr>
              <w:rFonts w:ascii="Cambria Math" w:hAnsi="Cambria Math"/>
            </w:rPr>
            <m:t>- 2</m:t>
          </m:r>
          <m:sSub>
            <m:sSubPr>
              <m:ctrlPr>
                <w:rPr>
                  <w:rFonts w:ascii="Cambria Math" w:hAnsi="Cambria Math"/>
                  <w:i/>
                </w:rPr>
              </m:ctrlPr>
            </m:sSubPr>
            <m:e>
              <m:r>
                <w:rPr>
                  <w:rFonts w:ascii="Cambria Math" w:hAnsi="Cambria Math"/>
                </w:rPr>
                <m:t>K</m:t>
              </m:r>
            </m:e>
            <m:sub>
              <m:r>
                <w:rPr>
                  <w:rFonts w:ascii="Cambria Math" w:hAnsi="Cambria Math"/>
                </w:rPr>
                <m:t>kk+1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kk</m:t>
              </m:r>
            </m:sub>
          </m:sSub>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(α)</m:t>
              </m:r>
            </m:e>
          </m:func>
          <m:r>
            <w:rPr>
              <w:rFonts w:ascii="Cambria Math" w:hAnsi="Cambria Math"/>
            </w:rPr>
            <m:t xml:space="preserve"> </m:t>
          </m:r>
        </m:oMath>
      </m:oMathPara>
    </w:p>
    <w:p w14:paraId="037347D9" w14:textId="77777777" w:rsidR="00CC595A" w:rsidRDefault="00CC595A" w:rsidP="009A718F"/>
    <w:p w14:paraId="7897F2AC" w14:textId="77777777" w:rsidR="00CC595A" w:rsidRDefault="00CC595A" w:rsidP="009A718F"/>
    <w:p w14:paraId="78459C14" w14:textId="77777777" w:rsidR="00CC595A" w:rsidRDefault="00114C96" w:rsidP="00E277EF">
      <w:pPr>
        <w:spacing w:line="360" w:lineRule="auto"/>
        <w:rPr>
          <w:ins w:id="160" w:author="Stanislav Bober" w:date="2017-05-08T18:17:00Z"/>
        </w:rPr>
      </w:pPr>
      <w:r>
        <w:t xml:space="preserve">И так для всех узлов. После этого задается симметрия по оси </w:t>
      </w:r>
      <w:r>
        <w:rPr>
          <w:lang w:val="en-US"/>
        </w:rPr>
        <w:t>OX</w:t>
      </w:r>
      <w:r>
        <w:t xml:space="preserve">, методом описанным в параграфе </w:t>
      </w:r>
      <w:r>
        <w:fldChar w:fldCharType="begin"/>
      </w:r>
      <w:r>
        <w:instrText xml:space="preserve"> REF _Ref481943809 \r \h </w:instrText>
      </w:r>
      <w:r>
        <w:fldChar w:fldCharType="separate"/>
      </w:r>
      <w:r>
        <w:t>1.5</w:t>
      </w:r>
      <w:r>
        <w:fldChar w:fldCharType="end"/>
      </w:r>
      <w:r>
        <w:t xml:space="preserve"> и система решается по методу Гаусса. После этого нужно не забыт повернуть правую часть назад на </w:t>
      </w:r>
      <m:oMath>
        <m:r>
          <w:rPr>
            <w:rFonts w:ascii="Cambria Math" w:hAnsi="Cambria Math"/>
          </w:rPr>
          <m:t>-α</m:t>
        </m:r>
      </m:oMath>
      <w:r w:rsidRPr="00114C96">
        <w:t>.</w:t>
      </w:r>
    </w:p>
    <w:p w14:paraId="2181A52D" w14:textId="77777777" w:rsidR="00236ABD" w:rsidRPr="00114C96" w:rsidRDefault="00236ABD" w:rsidP="00E277EF">
      <w:pPr>
        <w:spacing w:line="360" w:lineRule="auto"/>
      </w:pPr>
    </w:p>
    <w:p w14:paraId="05AA7735" w14:textId="77777777" w:rsidR="00114C96" w:rsidRPr="00390313" w:rsidRDefault="00390313" w:rsidP="00390313">
      <w:pPr>
        <w:pStyle w:val="2"/>
      </w:pPr>
      <w:bookmarkStart w:id="161" w:name="_Toc482009657"/>
      <w:r>
        <w:t>Некоторые расчеты с реализованным контактным взаимодействием</w:t>
      </w:r>
      <w:bookmarkEnd w:id="161"/>
      <w:ins w:id="162" w:author="Stanislav Bober" w:date="2017-05-08T18:18:00Z">
        <w:r w:rsidR="00236ABD">
          <w:br/>
        </w:r>
      </w:ins>
    </w:p>
    <w:p w14:paraId="77ABE725" w14:textId="77777777" w:rsidR="00CC595A" w:rsidRDefault="00390313" w:rsidP="00236ABD">
      <w:pPr>
        <w:spacing w:line="360" w:lineRule="auto"/>
        <w:jc w:val="both"/>
        <w:pPrChange w:id="163" w:author="Stanislav Bober" w:date="2017-05-08T18:19:00Z">
          <w:pPr>
            <w:spacing w:line="360" w:lineRule="auto"/>
          </w:pPr>
        </w:pPrChange>
      </w:pPr>
      <w:r>
        <w:t xml:space="preserve">Первой была проведена серия расчетов по формовке в цилиндрическую матрицу, варьируя радиус скругления от 1 до 9. Кроме этого ничего не изменялось: толщина заготовки </w:t>
      </w:r>
      <w:r w:rsidRPr="00390313">
        <w:t>1</w:t>
      </w:r>
      <w:r>
        <w:t xml:space="preserve">мм, длина 50 мм, давление 0.4 МПа, свойства материала </w:t>
      </w:r>
      <w:r>
        <w:rPr>
          <w:lang w:val="en-US"/>
        </w:rPr>
        <w:t>K</w:t>
      </w:r>
      <w:r w:rsidRPr="00390313">
        <w:t xml:space="preserve"> = 155.7, </w:t>
      </w:r>
      <w:r>
        <w:rPr>
          <w:lang w:val="en-US"/>
        </w:rPr>
        <w:t>m</w:t>
      </w:r>
      <w:r w:rsidRPr="00390313">
        <w:t xml:space="preserve"> = </w:t>
      </w:r>
      <w:r w:rsidRPr="00E277EF">
        <w:t>0.265</w:t>
      </w:r>
      <w:r w:rsidR="00E277EF" w:rsidRPr="00E277EF">
        <w:t xml:space="preserve"> </w:t>
      </w:r>
      <w:sdt>
        <w:sdtPr>
          <w:id w:val="-1544823507"/>
          <w:citation/>
        </w:sdtPr>
        <w:sdtContent>
          <w:r w:rsidR="00E277EF">
            <w:fldChar w:fldCharType="begin"/>
          </w:r>
          <w:r w:rsidR="00E277EF" w:rsidRPr="00E277EF">
            <w:instrText xml:space="preserve"> </w:instrText>
          </w:r>
          <w:r w:rsidR="00E277EF">
            <w:rPr>
              <w:lang w:val="en-US"/>
            </w:rPr>
            <w:instrText>CITATION</w:instrText>
          </w:r>
          <w:r w:rsidR="00E277EF" w:rsidRPr="00E277EF">
            <w:instrText xml:space="preserve"> </w:instrText>
          </w:r>
          <w:r w:rsidR="00E277EF">
            <w:rPr>
              <w:lang w:val="en-US"/>
            </w:rPr>
            <w:instrText>SAA</w:instrText>
          </w:r>
          <w:r w:rsidR="00E277EF" w:rsidRPr="00E277EF">
            <w:instrText>14 \</w:instrText>
          </w:r>
          <w:r w:rsidR="00E277EF">
            <w:rPr>
              <w:lang w:val="en-US"/>
            </w:rPr>
            <w:instrText>l</w:instrText>
          </w:r>
          <w:r w:rsidR="00E277EF" w:rsidRPr="00E277EF">
            <w:instrText xml:space="preserve"> 1033 </w:instrText>
          </w:r>
          <w:r w:rsidR="00E277EF">
            <w:fldChar w:fldCharType="separate"/>
          </w:r>
          <w:r w:rsidR="00E17E0F" w:rsidRPr="00E17E0F">
            <w:rPr>
              <w:noProof/>
            </w:rPr>
            <w:t>[8]</w:t>
          </w:r>
          <w:r w:rsidR="00E277EF">
            <w:fldChar w:fldCharType="end"/>
          </w:r>
        </w:sdtContent>
      </w:sdt>
      <w:r w:rsidR="00E277EF" w:rsidRPr="00E277EF">
        <w:t xml:space="preserve">, </w:t>
      </w:r>
      <w:r w:rsidR="00E277EF">
        <w:t>формовка длилась либо 1000 секунд, либо до разрыва.</w:t>
      </w:r>
    </w:p>
    <w:p w14:paraId="18CF6DCE" w14:textId="77777777" w:rsidR="00E277EF" w:rsidRDefault="00E277EF" w:rsidP="00236ABD">
      <w:pPr>
        <w:spacing w:line="360" w:lineRule="auto"/>
        <w:jc w:val="both"/>
        <w:pPrChange w:id="164" w:author="Stanislav Bober" w:date="2017-05-08T18:19:00Z">
          <w:pPr>
            <w:spacing w:line="360" w:lineRule="auto"/>
          </w:pPr>
        </w:pPrChange>
      </w:pPr>
      <w:r>
        <w:t xml:space="preserve">На рис.3 изображено сравнение 9 расчетов. Примечательно, что формовка длилась 1000 с только с </w:t>
      </w:r>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≤5</m:t>
        </m:r>
      </m:oMath>
      <w:r>
        <w:t xml:space="preserve">, в остальных случаях заготовка </w:t>
      </w:r>
      <w:r w:rsidRPr="00236ABD">
        <w:rPr>
          <w:color w:val="FF0000"/>
          <w:rPrChange w:id="165" w:author="Stanislav Bober" w:date="2017-05-08T18:20:00Z">
            <w:rPr/>
          </w:rPrChange>
        </w:rPr>
        <w:t>рвалась</w:t>
      </w:r>
      <w:r>
        <w:t xml:space="preserve"> раньше.</w:t>
      </w:r>
    </w:p>
    <w:p w14:paraId="68B438F2" w14:textId="77777777" w:rsidR="00E277EF" w:rsidRPr="00E277EF" w:rsidRDefault="00E277EF" w:rsidP="009A718F">
      <w:r>
        <w:rPr>
          <w:noProof/>
          <w:lang w:val="en-US"/>
        </w:rPr>
        <w:lastRenderedPageBreak/>
        <w:drawing>
          <wp:anchor distT="0" distB="0" distL="114300" distR="114300" simplePos="0" relativeHeight="251667456" behindDoc="0" locked="0" layoutInCell="1" allowOverlap="1" wp14:anchorId="7F914BD0" wp14:editId="041667FF">
            <wp:simplePos x="0" y="0"/>
            <wp:positionH relativeFrom="column">
              <wp:posOffset>-453390</wp:posOffset>
            </wp:positionH>
            <wp:positionV relativeFrom="paragraph">
              <wp:posOffset>3810</wp:posOffset>
            </wp:positionV>
            <wp:extent cx="7099935" cy="4953000"/>
            <wp:effectExtent l="0" t="0" r="571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ingal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99935" cy="4953000"/>
                    </a:xfrm>
                    <a:prstGeom prst="rect">
                      <a:avLst/>
                    </a:prstGeom>
                  </pic:spPr>
                </pic:pic>
              </a:graphicData>
            </a:graphic>
            <wp14:sizeRelH relativeFrom="margin">
              <wp14:pctWidth>0</wp14:pctWidth>
            </wp14:sizeRelH>
            <wp14:sizeRelV relativeFrom="margin">
              <wp14:pctHeight>0</wp14:pctHeight>
            </wp14:sizeRelV>
          </wp:anchor>
        </w:drawing>
      </w:r>
    </w:p>
    <w:p w14:paraId="64F99632" w14:textId="77777777" w:rsidR="00CC595A" w:rsidRPr="00E277EF" w:rsidRDefault="00E277EF" w:rsidP="00E277EF">
      <w:pPr>
        <w:jc w:val="center"/>
        <w:rPr>
          <w:i/>
          <w:sz w:val="24"/>
          <w:szCs w:val="24"/>
        </w:rPr>
      </w:pPr>
      <w:r w:rsidRPr="00E277EF">
        <w:rPr>
          <w:i/>
          <w:sz w:val="24"/>
          <w:szCs w:val="24"/>
        </w:rPr>
        <w:t>Рис.3 Формовка</w:t>
      </w:r>
    </w:p>
    <w:p w14:paraId="5603E6C9" w14:textId="77777777" w:rsidR="00E277EF" w:rsidRPr="000F1910" w:rsidRDefault="000F1910" w:rsidP="00236ABD">
      <w:pPr>
        <w:spacing w:line="360" w:lineRule="auto"/>
        <w:jc w:val="both"/>
        <w:rPr>
          <w:szCs w:val="28"/>
        </w:rPr>
        <w:pPrChange w:id="166" w:author="Stanislav Bober" w:date="2017-05-08T18:19:00Z">
          <w:pPr>
            <w:spacing w:line="360" w:lineRule="auto"/>
          </w:pPr>
        </w:pPrChange>
      </w:pPr>
      <w:r>
        <w:rPr>
          <w:szCs w:val="28"/>
        </w:rPr>
        <w:t>На</w:t>
      </w:r>
      <w:r w:rsidRPr="000F1910">
        <w:rPr>
          <w:szCs w:val="28"/>
        </w:rPr>
        <w:t xml:space="preserve"> </w:t>
      </w:r>
      <w:r>
        <w:rPr>
          <w:szCs w:val="28"/>
        </w:rPr>
        <w:t>рис</w:t>
      </w:r>
      <w:r w:rsidRPr="000F1910">
        <w:rPr>
          <w:szCs w:val="28"/>
        </w:rPr>
        <w:t xml:space="preserve">. </w:t>
      </w:r>
      <w:r>
        <w:rPr>
          <w:szCs w:val="28"/>
        </w:rPr>
        <w:t xml:space="preserve">4 и рис.5 изображены графики зависимости высоты купола от времени и толщины заготовки от времени, </w:t>
      </w:r>
      <w:del w:id="167" w:author="Stanislav Bober" w:date="2017-05-08T18:20:00Z">
        <w:r w:rsidDel="00236ABD">
          <w:rPr>
            <w:szCs w:val="28"/>
          </w:rPr>
          <w:delText xml:space="preserve">импортированные </w:delText>
        </w:r>
      </w:del>
      <w:ins w:id="168" w:author="Stanislav Bober" w:date="2017-05-08T18:20:00Z">
        <w:r w:rsidR="00236ABD">
          <w:rPr>
            <w:szCs w:val="28"/>
          </w:rPr>
          <w:t>экс</w:t>
        </w:r>
        <w:r w:rsidR="00236ABD">
          <w:rPr>
            <w:szCs w:val="28"/>
          </w:rPr>
          <w:t xml:space="preserve">портированные </w:t>
        </w:r>
      </w:ins>
      <w:r>
        <w:rPr>
          <w:szCs w:val="28"/>
        </w:rPr>
        <w:t xml:space="preserve">из </w:t>
      </w:r>
      <w:r>
        <w:rPr>
          <w:szCs w:val="28"/>
          <w:lang w:val="en-US"/>
        </w:rPr>
        <w:t>EMMA</w:t>
      </w:r>
      <w:r>
        <w:rPr>
          <w:szCs w:val="28"/>
        </w:rPr>
        <w:t xml:space="preserve">. </w:t>
      </w:r>
      <w:r w:rsidR="00080B17">
        <w:rPr>
          <w:szCs w:val="28"/>
        </w:rPr>
        <w:t>Соответствие графиков радиусам идет снизу вверх для высот и справа налево для толщин. Также на этих графиках хорошо видно, что некоторые расчеты прервались до тысячной секунды.</w:t>
      </w:r>
    </w:p>
    <w:p w14:paraId="6EB99910" w14:textId="77777777" w:rsidR="000F1910" w:rsidRPr="000F1910" w:rsidDel="00655436" w:rsidRDefault="000F1910" w:rsidP="00E277EF">
      <w:pPr>
        <w:rPr>
          <w:del w:id="169" w:author="Stanislav Bober" w:date="2017-05-08T18:32:00Z"/>
          <w:szCs w:val="28"/>
        </w:rPr>
      </w:pPr>
    </w:p>
    <w:p w14:paraId="6131F82A" w14:textId="77777777" w:rsidR="00CC595A" w:rsidRPr="000F1910" w:rsidDel="00655436" w:rsidRDefault="00CC595A" w:rsidP="009A718F">
      <w:pPr>
        <w:rPr>
          <w:del w:id="170" w:author="Stanislav Bober" w:date="2017-05-08T18:32:00Z"/>
        </w:rPr>
      </w:pPr>
    </w:p>
    <w:p w14:paraId="550A5F1D" w14:textId="77777777" w:rsidR="00CC595A" w:rsidRPr="000F1910" w:rsidDel="00655436" w:rsidRDefault="00CC595A" w:rsidP="009A718F">
      <w:pPr>
        <w:rPr>
          <w:del w:id="171" w:author="Stanislav Bober" w:date="2017-05-08T18:32:00Z"/>
        </w:rPr>
      </w:pPr>
    </w:p>
    <w:p w14:paraId="09EFBF0B" w14:textId="77777777" w:rsidR="00F20B11" w:rsidRPr="000F1910" w:rsidDel="00655436" w:rsidRDefault="00F20B11" w:rsidP="009A718F">
      <w:pPr>
        <w:rPr>
          <w:del w:id="172" w:author="Stanislav Bober" w:date="2017-05-08T18:32:00Z"/>
        </w:rPr>
      </w:pPr>
    </w:p>
    <w:p w14:paraId="4D80C4DD" w14:textId="77777777" w:rsidR="00F20B11" w:rsidRPr="000F1910" w:rsidDel="00655436" w:rsidRDefault="00F20B11" w:rsidP="009A718F">
      <w:pPr>
        <w:rPr>
          <w:del w:id="173" w:author="Stanislav Bober" w:date="2017-05-08T18:32:00Z"/>
        </w:rPr>
      </w:pPr>
    </w:p>
    <w:p w14:paraId="600D3125" w14:textId="77777777" w:rsidR="00A72349" w:rsidDel="00655436" w:rsidRDefault="00A72349" w:rsidP="009A718F">
      <w:pPr>
        <w:rPr>
          <w:del w:id="174" w:author="Stanislav Bober" w:date="2017-05-08T18:32:00Z"/>
        </w:rPr>
      </w:pPr>
    </w:p>
    <w:p w14:paraId="752330A1" w14:textId="77777777" w:rsidR="000F1910" w:rsidDel="00655436" w:rsidRDefault="000F1910" w:rsidP="009A718F">
      <w:pPr>
        <w:rPr>
          <w:del w:id="175" w:author="Stanislav Bober" w:date="2017-05-08T18:32:00Z"/>
        </w:rPr>
      </w:pPr>
    </w:p>
    <w:p w14:paraId="620D88AC" w14:textId="77777777" w:rsidR="000F1910" w:rsidDel="00655436" w:rsidRDefault="000F1910" w:rsidP="009A718F">
      <w:pPr>
        <w:rPr>
          <w:del w:id="176" w:author="Stanislav Bober" w:date="2017-05-08T18:32:00Z"/>
        </w:rPr>
      </w:pPr>
    </w:p>
    <w:p w14:paraId="3C4115D0" w14:textId="77777777" w:rsidR="000F1910" w:rsidDel="00655436" w:rsidRDefault="000F1910" w:rsidP="009A718F">
      <w:pPr>
        <w:rPr>
          <w:del w:id="177" w:author="Stanislav Bober" w:date="2017-05-08T18:32:00Z"/>
        </w:rPr>
      </w:pPr>
    </w:p>
    <w:p w14:paraId="27EE928C" w14:textId="77777777" w:rsidR="000F1910" w:rsidDel="00655436" w:rsidRDefault="000F1910" w:rsidP="009A718F">
      <w:pPr>
        <w:rPr>
          <w:del w:id="178" w:author="Stanislav Bober" w:date="2017-05-08T18:32:00Z"/>
        </w:rPr>
      </w:pPr>
    </w:p>
    <w:p w14:paraId="0678D15D" w14:textId="77777777" w:rsidR="000F1910" w:rsidDel="00655436" w:rsidRDefault="000F1910" w:rsidP="009A718F">
      <w:pPr>
        <w:rPr>
          <w:del w:id="179" w:author="Stanislav Bober" w:date="2017-05-08T18:32:00Z"/>
        </w:rPr>
      </w:pPr>
    </w:p>
    <w:p w14:paraId="6404A1B8" w14:textId="77777777" w:rsidR="000F1910" w:rsidDel="00655436" w:rsidRDefault="000F1910" w:rsidP="009A718F">
      <w:pPr>
        <w:rPr>
          <w:del w:id="180" w:author="Stanislav Bober" w:date="2017-05-08T18:32:00Z"/>
        </w:rPr>
      </w:pPr>
    </w:p>
    <w:p w14:paraId="20BCEDE2" w14:textId="77777777" w:rsidR="000F1910" w:rsidDel="00655436" w:rsidRDefault="000F1910" w:rsidP="009A718F">
      <w:pPr>
        <w:rPr>
          <w:del w:id="181" w:author="Stanislav Bober" w:date="2017-05-08T18:32:00Z"/>
        </w:rPr>
      </w:pPr>
    </w:p>
    <w:p w14:paraId="0AFEA902" w14:textId="77777777" w:rsidR="000F1910" w:rsidDel="00655436" w:rsidRDefault="000F1910" w:rsidP="009A718F">
      <w:pPr>
        <w:rPr>
          <w:del w:id="182" w:author="Stanislav Bober" w:date="2017-05-08T18:32:00Z"/>
        </w:rPr>
      </w:pPr>
    </w:p>
    <w:p w14:paraId="66A66427" w14:textId="77777777" w:rsidR="000F1910" w:rsidRDefault="000F1910" w:rsidP="00655436">
      <w:pPr>
        <w:ind w:firstLine="0"/>
        <w:jc w:val="center"/>
        <w:rPr>
          <w:ins w:id="183" w:author="Stanislav Bober" w:date="2017-05-08T18:31:00Z"/>
          <w:i/>
          <w:sz w:val="24"/>
          <w:szCs w:val="24"/>
        </w:rPr>
        <w:pPrChange w:id="184" w:author="Stanislav Bober" w:date="2017-05-08T18:31:00Z">
          <w:pPr>
            <w:jc w:val="center"/>
          </w:pPr>
        </w:pPrChange>
      </w:pPr>
      <w:commentRangeStart w:id="185"/>
      <w:r w:rsidRPr="00080B17">
        <w:rPr>
          <w:i/>
          <w:noProof/>
          <w:sz w:val="24"/>
          <w:szCs w:val="24"/>
          <w:lang w:val="en-US"/>
        </w:rPr>
        <w:drawing>
          <wp:inline distT="0" distB="0" distL="0" distR="0" wp14:anchorId="25BF08BC" wp14:editId="2CBED2CA">
            <wp:extent cx="6668770" cy="3486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_T_graph.png"/>
                    <pic:cNvPicPr/>
                  </pic:nvPicPr>
                  <pic:blipFill rotWithShape="1">
                    <a:blip r:embed="rId18">
                      <a:extLst>
                        <a:ext uri="{28A0092B-C50C-407E-A947-70E740481C1C}">
                          <a14:useLocalDpi xmlns:a14="http://schemas.microsoft.com/office/drawing/2010/main" val="0"/>
                        </a:ext>
                      </a:extLst>
                    </a:blip>
                    <a:srcRect l="8820" t="4806" r="7104" b="5388"/>
                    <a:stretch/>
                  </pic:blipFill>
                  <pic:spPr bwMode="auto">
                    <a:xfrm>
                      <a:off x="0" y="0"/>
                      <a:ext cx="6668770" cy="3486150"/>
                    </a:xfrm>
                    <a:prstGeom prst="rect">
                      <a:avLst/>
                    </a:prstGeom>
                    <a:ln>
                      <a:noFill/>
                    </a:ln>
                    <a:extLst>
                      <a:ext uri="{53640926-AAD7-44D8-BBD7-CCE9431645EC}">
                        <a14:shadowObscured xmlns:a14="http://schemas.microsoft.com/office/drawing/2010/main"/>
                      </a:ext>
                    </a:extLst>
                  </pic:spPr>
                </pic:pic>
              </a:graphicData>
            </a:graphic>
          </wp:inline>
        </w:drawing>
      </w:r>
      <w:commentRangeEnd w:id="185"/>
      <w:r w:rsidR="00236ABD">
        <w:rPr>
          <w:rStyle w:val="af3"/>
        </w:rPr>
        <w:commentReference w:id="185"/>
      </w:r>
      <w:r w:rsidR="00080B17" w:rsidRPr="00080B17">
        <w:rPr>
          <w:i/>
          <w:sz w:val="24"/>
          <w:szCs w:val="24"/>
        </w:rPr>
        <w:t xml:space="preserve">Рис.4 Графики </w:t>
      </w:r>
      <w:r w:rsidR="00080B17" w:rsidRPr="00080B17">
        <w:rPr>
          <w:i/>
          <w:sz w:val="24"/>
          <w:szCs w:val="24"/>
          <w:lang w:val="en-US"/>
        </w:rPr>
        <w:t>H</w:t>
      </w:r>
      <w:r w:rsidR="00080B17" w:rsidRPr="00080B17">
        <w:rPr>
          <w:i/>
          <w:sz w:val="24"/>
          <w:szCs w:val="24"/>
        </w:rPr>
        <w:t>(</w:t>
      </w:r>
      <w:r w:rsidR="00080B17" w:rsidRPr="00080B17">
        <w:rPr>
          <w:i/>
          <w:sz w:val="24"/>
          <w:szCs w:val="24"/>
          <w:lang w:val="en-US"/>
        </w:rPr>
        <w:t>t</w:t>
      </w:r>
      <w:r w:rsidR="00080B17" w:rsidRPr="00080B17">
        <w:rPr>
          <w:i/>
          <w:sz w:val="24"/>
          <w:szCs w:val="24"/>
        </w:rPr>
        <w:t>) с разными радиусами скруглений</w:t>
      </w:r>
    </w:p>
    <w:p w14:paraId="185D0F60" w14:textId="77777777" w:rsidR="00655436" w:rsidRDefault="00655436" w:rsidP="00655436">
      <w:pPr>
        <w:ind w:firstLine="0"/>
        <w:jc w:val="center"/>
        <w:rPr>
          <w:ins w:id="186" w:author="Stanislav Bober" w:date="2017-05-08T18:31:00Z"/>
          <w:i/>
          <w:sz w:val="24"/>
          <w:szCs w:val="24"/>
        </w:rPr>
        <w:pPrChange w:id="187" w:author="Stanislav Bober" w:date="2017-05-08T18:31:00Z">
          <w:pPr>
            <w:jc w:val="center"/>
          </w:pPr>
        </w:pPrChange>
      </w:pPr>
    </w:p>
    <w:p w14:paraId="45239C3C" w14:textId="77777777" w:rsidR="00655436" w:rsidRDefault="00655436" w:rsidP="00655436">
      <w:pPr>
        <w:ind w:firstLine="0"/>
        <w:jc w:val="center"/>
        <w:rPr>
          <w:ins w:id="188" w:author="Stanislav Bober" w:date="2017-05-08T18:31:00Z"/>
          <w:i/>
          <w:sz w:val="24"/>
          <w:szCs w:val="24"/>
        </w:rPr>
        <w:pPrChange w:id="189" w:author="Stanislav Bober" w:date="2017-05-08T18:31:00Z">
          <w:pPr>
            <w:jc w:val="center"/>
          </w:pPr>
        </w:pPrChange>
      </w:pPr>
      <w:r>
        <w:rPr>
          <w:noProof/>
          <w:lang w:val="en-US"/>
        </w:rPr>
        <w:drawing>
          <wp:inline distT="0" distB="0" distL="0" distR="0" wp14:anchorId="0017ADB6" wp14:editId="276FD478">
            <wp:extent cx="6449695" cy="3419475"/>
            <wp:effectExtent l="0" t="0" r="825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_T_graph.png"/>
                    <pic:cNvPicPr/>
                  </pic:nvPicPr>
                  <pic:blipFill rotWithShape="1">
                    <a:blip r:embed="rId19">
                      <a:extLst>
                        <a:ext uri="{28A0092B-C50C-407E-A947-70E740481C1C}">
                          <a14:useLocalDpi xmlns:a14="http://schemas.microsoft.com/office/drawing/2010/main" val="0"/>
                        </a:ext>
                      </a:extLst>
                    </a:blip>
                    <a:srcRect l="9406" t="5106" r="7693" b="5086"/>
                    <a:stretch/>
                  </pic:blipFill>
                  <pic:spPr bwMode="auto">
                    <a:xfrm>
                      <a:off x="0" y="0"/>
                      <a:ext cx="6449695" cy="3419475"/>
                    </a:xfrm>
                    <a:prstGeom prst="rect">
                      <a:avLst/>
                    </a:prstGeom>
                    <a:ln>
                      <a:noFill/>
                    </a:ln>
                    <a:extLst>
                      <a:ext uri="{53640926-AAD7-44D8-BBD7-CCE9431645EC}">
                        <a14:shadowObscured xmlns:a14="http://schemas.microsoft.com/office/drawing/2010/main"/>
                      </a:ext>
                    </a:extLst>
                  </pic:spPr>
                </pic:pic>
              </a:graphicData>
            </a:graphic>
          </wp:inline>
        </w:drawing>
      </w:r>
    </w:p>
    <w:p w14:paraId="022D72C8" w14:textId="77777777" w:rsidR="00655436" w:rsidRPr="00080B17" w:rsidRDefault="00655436" w:rsidP="00655436">
      <w:pPr>
        <w:ind w:firstLine="0"/>
        <w:jc w:val="center"/>
        <w:rPr>
          <w:i/>
          <w:sz w:val="24"/>
          <w:szCs w:val="24"/>
        </w:rPr>
        <w:pPrChange w:id="190" w:author="Stanislav Bober" w:date="2017-05-08T18:31:00Z">
          <w:pPr>
            <w:jc w:val="center"/>
          </w:pPr>
        </w:pPrChange>
      </w:pPr>
    </w:p>
    <w:p w14:paraId="249912FD" w14:textId="77777777" w:rsidR="000F1910" w:rsidRPr="00080B17" w:rsidRDefault="00080B17" w:rsidP="00080B17">
      <w:pPr>
        <w:jc w:val="center"/>
        <w:rPr>
          <w:i/>
          <w:sz w:val="24"/>
          <w:szCs w:val="24"/>
        </w:rPr>
      </w:pPr>
      <w:r w:rsidRPr="00080B17">
        <w:rPr>
          <w:i/>
          <w:sz w:val="24"/>
          <w:szCs w:val="24"/>
        </w:rPr>
        <w:t xml:space="preserve">Рис.5 Графики </w:t>
      </w:r>
      <w:r w:rsidRPr="00080B17">
        <w:rPr>
          <w:i/>
          <w:sz w:val="24"/>
          <w:szCs w:val="24"/>
          <w:lang w:val="en-US"/>
        </w:rPr>
        <w:t>s</w:t>
      </w:r>
      <w:r w:rsidRPr="00080B17">
        <w:rPr>
          <w:i/>
          <w:sz w:val="24"/>
          <w:szCs w:val="24"/>
        </w:rPr>
        <w:t>(</w:t>
      </w:r>
      <w:r w:rsidRPr="00080B17">
        <w:rPr>
          <w:i/>
          <w:sz w:val="24"/>
          <w:szCs w:val="24"/>
          <w:lang w:val="en-US"/>
        </w:rPr>
        <w:t>t</w:t>
      </w:r>
      <w:r w:rsidRPr="00080B17">
        <w:rPr>
          <w:i/>
          <w:sz w:val="24"/>
          <w:szCs w:val="24"/>
        </w:rPr>
        <w:t>) с разными радиусами скруглений</w:t>
      </w:r>
    </w:p>
    <w:p w14:paraId="1F7A2D76" w14:textId="77777777" w:rsidR="00080B17" w:rsidRDefault="00080B17" w:rsidP="009A718F">
      <w:pPr>
        <w:rPr>
          <w:noProof/>
          <w:lang w:eastAsia="ru-RU"/>
        </w:rPr>
      </w:pPr>
    </w:p>
    <w:p w14:paraId="2D2EBF2A" w14:textId="77777777" w:rsidR="000F1910" w:rsidRDefault="000F1910" w:rsidP="009A718F"/>
    <w:p w14:paraId="75688A0B" w14:textId="77777777" w:rsidR="008D0BFB" w:rsidRDefault="005A5973" w:rsidP="00236ABD">
      <w:pPr>
        <w:spacing w:line="360" w:lineRule="auto"/>
        <w:jc w:val="both"/>
        <w:pPrChange w:id="191" w:author="Stanislav Bober" w:date="2017-05-08T18:22:00Z">
          <w:pPr>
            <w:spacing w:line="360" w:lineRule="auto"/>
          </w:pPr>
        </w:pPrChange>
      </w:pPr>
      <w:r>
        <w:t xml:space="preserve">Еще одна реализованная разновидность формовки – свободная формовка </w:t>
      </w:r>
      <w:sdt>
        <w:sdtPr>
          <w:id w:val="-879621339"/>
          <w:citation/>
        </w:sdtPr>
        <w:sdtContent>
          <w:r>
            <w:fldChar w:fldCharType="begin"/>
          </w:r>
          <w:r>
            <w:instrText xml:space="preserve"> CITATION AAK02 \l 1049 </w:instrText>
          </w:r>
          <w:r>
            <w:fldChar w:fldCharType="separate"/>
          </w:r>
          <w:r w:rsidR="00E17E0F" w:rsidRPr="00E17E0F">
            <w:rPr>
              <w:noProof/>
            </w:rPr>
            <w:t>[9]</w:t>
          </w:r>
          <w:r>
            <w:fldChar w:fldCharType="end"/>
          </w:r>
        </w:sdtContent>
      </w:sdt>
      <w:r>
        <w:t xml:space="preserve">. Это один из способов получения целой металлической сферы, когда диффузионной сваркой соединяют две заготовки по периметру и между ними подают газ, позволяя ему распирать их изнутри. Данный тип формовки проводится в 2 этапа: сперва с ограничительным инструментом, затем он </w:t>
      </w:r>
      <w:r w:rsidR="008D0BFB">
        <w:t>убирается,</w:t>
      </w:r>
      <w:r>
        <w:t xml:space="preserve"> и формовка продолжается. </w:t>
      </w:r>
      <w:r w:rsidR="008D0BFB">
        <w:t xml:space="preserve">На Рис.6 показана реализация этого процесса в </w:t>
      </w:r>
      <w:r w:rsidR="008D0BFB">
        <w:rPr>
          <w:lang w:val="en-US"/>
        </w:rPr>
        <w:t>EMMA</w:t>
      </w:r>
      <w:r w:rsidR="008D0BFB">
        <w:t>. На первой части изображена формовка до инструмента, после заданного момента инструмент перестает действовать на заготовку</w:t>
      </w:r>
      <w:r w:rsidR="007278E7">
        <w:t>,</w:t>
      </w:r>
      <w:r w:rsidR="008D0BFB">
        <w:t xml:space="preserve"> и формовка продолжается до заданного времени.</w:t>
      </w:r>
    </w:p>
    <w:p w14:paraId="4684B564" w14:textId="77777777" w:rsidR="00655436" w:rsidRDefault="00655436" w:rsidP="00655436">
      <w:pPr>
        <w:spacing w:line="360" w:lineRule="auto"/>
        <w:jc w:val="both"/>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2"/>
      </w:tblGrid>
      <w:tr w:rsidR="00236ABD" w14:paraId="1D6359DB" w14:textId="77777777" w:rsidTr="00236ABD">
        <w:trPr>
          <w:ins w:id="192" w:author="Stanislav Bober" w:date="2017-05-08T18:26:00Z"/>
        </w:trPr>
        <w:tc>
          <w:tcPr>
            <w:tcW w:w="5097" w:type="dxa"/>
            <w:vAlign w:val="center"/>
          </w:tcPr>
          <w:p w14:paraId="6C2F9EA8" w14:textId="77777777" w:rsidR="00236ABD" w:rsidRDefault="00236ABD" w:rsidP="00236ABD">
            <w:pPr>
              <w:spacing w:line="360" w:lineRule="auto"/>
              <w:ind w:firstLine="0"/>
              <w:jc w:val="center"/>
              <w:rPr>
                <w:ins w:id="193" w:author="Stanislav Bober" w:date="2017-05-08T18:26:00Z"/>
              </w:rPr>
            </w:pPr>
            <w:ins w:id="194" w:author="Stanislav Bober" w:date="2017-05-08T18:26:00Z">
              <w:r>
                <w:rPr>
                  <w:noProof/>
                  <w:lang w:val="en-US"/>
                </w:rPr>
                <w:drawing>
                  <wp:inline distT="0" distB="0" distL="0" distR="0" wp14:anchorId="2AC3CB33" wp14:editId="34573BCB">
                    <wp:extent cx="3354070" cy="23145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ll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4070" cy="2314575"/>
                            </a:xfrm>
                            <a:prstGeom prst="rect">
                              <a:avLst/>
                            </a:prstGeom>
                          </pic:spPr>
                        </pic:pic>
                      </a:graphicData>
                    </a:graphic>
                  </wp:inline>
                </w:drawing>
              </w:r>
            </w:ins>
          </w:p>
        </w:tc>
        <w:tc>
          <w:tcPr>
            <w:tcW w:w="5098" w:type="dxa"/>
            <w:vAlign w:val="center"/>
          </w:tcPr>
          <w:p w14:paraId="79E6915B" w14:textId="77777777" w:rsidR="00236ABD" w:rsidRDefault="00236ABD" w:rsidP="00236ABD">
            <w:pPr>
              <w:spacing w:line="360" w:lineRule="auto"/>
              <w:ind w:firstLine="0"/>
              <w:jc w:val="center"/>
              <w:rPr>
                <w:ins w:id="195" w:author="Stanislav Bober" w:date="2017-05-08T18:26:00Z"/>
              </w:rPr>
            </w:pPr>
            <w:ins w:id="196" w:author="Stanislav Bober" w:date="2017-05-08T18:26:00Z">
              <w:r>
                <w:rPr>
                  <w:noProof/>
                  <w:lang w:val="en-US"/>
                </w:rPr>
                <w:drawing>
                  <wp:inline distT="0" distB="0" distL="0" distR="0" wp14:anchorId="119DB38A" wp14:editId="69FD71F9">
                    <wp:extent cx="3349625" cy="2314575"/>
                    <wp:effectExtent l="0" t="0" r="317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ll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9625" cy="2314575"/>
                            </a:xfrm>
                            <a:prstGeom prst="rect">
                              <a:avLst/>
                            </a:prstGeom>
                          </pic:spPr>
                        </pic:pic>
                      </a:graphicData>
                    </a:graphic>
                  </wp:inline>
                </w:drawing>
              </w:r>
            </w:ins>
          </w:p>
        </w:tc>
      </w:tr>
      <w:tr w:rsidR="00236ABD" w14:paraId="0F44DA5C" w14:textId="77777777" w:rsidTr="00236ABD">
        <w:trPr>
          <w:ins w:id="197" w:author="Stanislav Bober" w:date="2017-05-08T18:26:00Z"/>
        </w:trPr>
        <w:tc>
          <w:tcPr>
            <w:tcW w:w="10195" w:type="dxa"/>
            <w:gridSpan w:val="2"/>
            <w:vAlign w:val="center"/>
          </w:tcPr>
          <w:p w14:paraId="077ADB89" w14:textId="77777777" w:rsidR="00236ABD" w:rsidRDefault="00236ABD" w:rsidP="00236ABD">
            <w:pPr>
              <w:spacing w:line="360" w:lineRule="auto"/>
              <w:ind w:firstLine="0"/>
              <w:jc w:val="center"/>
              <w:rPr>
                <w:ins w:id="198" w:author="Stanislav Bober" w:date="2017-05-08T18:26:00Z"/>
              </w:rPr>
            </w:pPr>
            <w:ins w:id="199" w:author="Stanislav Bober" w:date="2017-05-08T18:26:00Z">
              <w:r>
                <w:rPr>
                  <w:noProof/>
                  <w:lang w:val="en-US"/>
                </w:rPr>
                <w:drawing>
                  <wp:inline distT="0" distB="0" distL="0" distR="0" wp14:anchorId="3B0A4A2E" wp14:editId="14CC8FB2">
                    <wp:extent cx="3343259" cy="2314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ll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59" cy="2314800"/>
                            </a:xfrm>
                            <a:prstGeom prst="rect">
                              <a:avLst/>
                            </a:prstGeom>
                          </pic:spPr>
                        </pic:pic>
                      </a:graphicData>
                    </a:graphic>
                  </wp:inline>
                </w:drawing>
              </w:r>
            </w:ins>
          </w:p>
        </w:tc>
      </w:tr>
    </w:tbl>
    <w:p w14:paraId="5F79A8C0" w14:textId="77777777" w:rsidR="000F1910" w:rsidDel="00236ABD" w:rsidRDefault="000F1910" w:rsidP="009A718F">
      <w:pPr>
        <w:rPr>
          <w:del w:id="200" w:author="Stanislav Bober" w:date="2017-05-08T18:26:00Z"/>
        </w:rPr>
      </w:pPr>
    </w:p>
    <w:p w14:paraId="594BC9D4" w14:textId="77777777" w:rsidR="000F1910" w:rsidRDefault="008D0BFB" w:rsidP="008D0BFB">
      <w:pPr>
        <w:jc w:val="center"/>
        <w:rPr>
          <w:i/>
          <w:sz w:val="24"/>
          <w:szCs w:val="24"/>
        </w:rPr>
      </w:pPr>
      <w:r w:rsidRPr="008D0BFB">
        <w:rPr>
          <w:i/>
          <w:sz w:val="24"/>
          <w:szCs w:val="24"/>
        </w:rPr>
        <w:t>Рис. 6 Свободная формовка</w:t>
      </w:r>
    </w:p>
    <w:p w14:paraId="4B8AC26D" w14:textId="77777777" w:rsidR="008D0BFB" w:rsidRPr="008D0BFB" w:rsidRDefault="008D0BFB" w:rsidP="008D0BFB">
      <w:pPr>
        <w:jc w:val="center"/>
        <w:rPr>
          <w:i/>
          <w:sz w:val="24"/>
          <w:szCs w:val="24"/>
        </w:rPr>
      </w:pPr>
    </w:p>
    <w:p w14:paraId="2551A578" w14:textId="77777777" w:rsidR="000F1910" w:rsidRPr="00306CFC" w:rsidRDefault="008D0BFB" w:rsidP="00306CFC">
      <w:pPr>
        <w:spacing w:line="360" w:lineRule="auto"/>
      </w:pPr>
      <w:r>
        <w:lastRenderedPageBreak/>
        <w:t>И соответствующий график высоты купола от времени изображен на рис. 7</w:t>
      </w:r>
      <w:r w:rsidR="00306CFC" w:rsidRPr="00306CFC">
        <w:t xml:space="preserve">. </w:t>
      </w:r>
      <w:r w:rsidR="00306CFC">
        <w:t xml:space="preserve">В данной задаче толщина заготовки 5 мм, длина 100 мм, давление 0.4 Мпа, свойства материала </w:t>
      </w:r>
      <w:r w:rsidR="00306CFC">
        <w:rPr>
          <w:lang w:val="en-US"/>
        </w:rPr>
        <w:t>K</w:t>
      </w:r>
      <w:r w:rsidR="00306CFC" w:rsidRPr="00306CFC">
        <w:t xml:space="preserve"> = 450, </w:t>
      </w:r>
      <w:r w:rsidR="00306CFC">
        <w:rPr>
          <w:lang w:val="en-US"/>
        </w:rPr>
        <w:t>m</w:t>
      </w:r>
      <w:r w:rsidR="00306CFC" w:rsidRPr="00306CFC">
        <w:t xml:space="preserve"> = 0.4</w:t>
      </w:r>
    </w:p>
    <w:p w14:paraId="4845A637" w14:textId="77777777" w:rsidR="000E6BAC" w:rsidRDefault="000E6BAC" w:rsidP="009A718F">
      <w:pPr>
        <w:rPr>
          <w:noProof/>
          <w:lang w:eastAsia="ru-RU"/>
        </w:rPr>
      </w:pPr>
    </w:p>
    <w:p w14:paraId="3306599B" w14:textId="77777777" w:rsidR="000F1910" w:rsidRPr="000E6BAC" w:rsidRDefault="000E6BAC" w:rsidP="00655436">
      <w:pPr>
        <w:ind w:firstLine="0"/>
      </w:pPr>
      <w:r>
        <w:rPr>
          <w:noProof/>
          <w:lang w:val="en-US"/>
        </w:rPr>
        <w:drawing>
          <wp:inline distT="0" distB="0" distL="0" distR="0" wp14:anchorId="65E1A3B4" wp14:editId="1C52237C">
            <wp:extent cx="6705600" cy="3596005"/>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_T_ball.png"/>
                    <pic:cNvPicPr/>
                  </pic:nvPicPr>
                  <pic:blipFill rotWithShape="1">
                    <a:blip r:embed="rId23">
                      <a:extLst>
                        <a:ext uri="{28A0092B-C50C-407E-A947-70E740481C1C}">
                          <a14:useLocalDpi xmlns:a14="http://schemas.microsoft.com/office/drawing/2010/main" val="0"/>
                        </a:ext>
                      </a:extLst>
                    </a:blip>
                    <a:srcRect l="9259" t="3905" r="7693" b="5086"/>
                    <a:stretch/>
                  </pic:blipFill>
                  <pic:spPr bwMode="auto">
                    <a:xfrm>
                      <a:off x="0" y="0"/>
                      <a:ext cx="6705600" cy="3596005"/>
                    </a:xfrm>
                    <a:prstGeom prst="rect">
                      <a:avLst/>
                    </a:prstGeom>
                    <a:ln>
                      <a:noFill/>
                    </a:ln>
                    <a:extLst>
                      <a:ext uri="{53640926-AAD7-44D8-BBD7-CCE9431645EC}">
                        <a14:shadowObscured xmlns:a14="http://schemas.microsoft.com/office/drawing/2010/main"/>
                      </a:ext>
                    </a:extLst>
                  </pic:spPr>
                </pic:pic>
              </a:graphicData>
            </a:graphic>
          </wp:inline>
        </w:drawing>
      </w:r>
    </w:p>
    <w:p w14:paraId="15A8700B" w14:textId="77777777" w:rsidR="000E6BAC" w:rsidRPr="007278E7" w:rsidRDefault="007278E7" w:rsidP="007278E7">
      <w:pPr>
        <w:jc w:val="center"/>
        <w:rPr>
          <w:i/>
          <w:sz w:val="24"/>
          <w:szCs w:val="24"/>
        </w:rPr>
      </w:pPr>
      <w:r w:rsidRPr="007278E7">
        <w:rPr>
          <w:i/>
          <w:sz w:val="24"/>
          <w:szCs w:val="24"/>
        </w:rPr>
        <w:t xml:space="preserve">Рис. 7. График </w:t>
      </w:r>
      <w:r w:rsidRPr="007278E7">
        <w:rPr>
          <w:i/>
          <w:sz w:val="24"/>
          <w:szCs w:val="24"/>
          <w:lang w:val="en-US"/>
        </w:rPr>
        <w:t>H</w:t>
      </w:r>
      <w:r w:rsidRPr="007278E7">
        <w:rPr>
          <w:i/>
          <w:sz w:val="24"/>
          <w:szCs w:val="24"/>
        </w:rPr>
        <w:t>(</w:t>
      </w:r>
      <w:r w:rsidRPr="007278E7">
        <w:rPr>
          <w:i/>
          <w:sz w:val="24"/>
          <w:szCs w:val="24"/>
          <w:lang w:val="en-US"/>
        </w:rPr>
        <w:t>t</w:t>
      </w:r>
      <w:r w:rsidRPr="007278E7">
        <w:rPr>
          <w:i/>
          <w:sz w:val="24"/>
          <w:szCs w:val="24"/>
        </w:rPr>
        <w:t>) для свободной формовки</w:t>
      </w:r>
    </w:p>
    <w:p w14:paraId="79DF1C93" w14:textId="77777777" w:rsidR="007278E7" w:rsidRDefault="007278E7" w:rsidP="000E6BAC"/>
    <w:p w14:paraId="7F5837A6" w14:textId="77777777" w:rsidR="000E6BAC" w:rsidRPr="00306CFC" w:rsidRDefault="00306CFC" w:rsidP="000E6BAC">
      <w:r>
        <w:rPr>
          <w:noProof/>
          <w:lang w:val="en-US"/>
        </w:rPr>
        <w:drawing>
          <wp:anchor distT="0" distB="0" distL="114300" distR="114300" simplePos="0" relativeHeight="251675648" behindDoc="0" locked="0" layoutInCell="1" allowOverlap="1" wp14:anchorId="1627FF87" wp14:editId="1782895B">
            <wp:simplePos x="0" y="0"/>
            <wp:positionH relativeFrom="column">
              <wp:posOffset>3127375</wp:posOffset>
            </wp:positionH>
            <wp:positionV relativeFrom="paragraph">
              <wp:posOffset>440055</wp:posOffset>
            </wp:positionV>
            <wp:extent cx="2964627" cy="2048400"/>
            <wp:effectExtent l="0" t="0" r="7620" b="952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l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4627" cy="2048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4624" behindDoc="0" locked="0" layoutInCell="1" allowOverlap="1" wp14:anchorId="05DC1B17" wp14:editId="6807E937">
            <wp:simplePos x="0" y="0"/>
            <wp:positionH relativeFrom="column">
              <wp:posOffset>-100965</wp:posOffset>
            </wp:positionH>
            <wp:positionV relativeFrom="paragraph">
              <wp:posOffset>444500</wp:posOffset>
            </wp:positionV>
            <wp:extent cx="2945765" cy="2047875"/>
            <wp:effectExtent l="0" t="0" r="6985" b="9525"/>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l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5765" cy="2047875"/>
                    </a:xfrm>
                    <a:prstGeom prst="rect">
                      <a:avLst/>
                    </a:prstGeom>
                  </pic:spPr>
                </pic:pic>
              </a:graphicData>
            </a:graphic>
            <wp14:sizeRelH relativeFrom="margin">
              <wp14:pctWidth>0</wp14:pctWidth>
            </wp14:sizeRelH>
            <wp14:sizeRelV relativeFrom="margin">
              <wp14:pctHeight>0</wp14:pctHeight>
            </wp14:sizeRelV>
          </wp:anchor>
        </w:drawing>
      </w:r>
      <w:r w:rsidR="007278E7">
        <w:t>Также</w:t>
      </w:r>
      <w:r>
        <w:t xml:space="preserve"> для тестирования</w:t>
      </w:r>
      <w:r w:rsidR="007278E7">
        <w:t xml:space="preserve"> была реализована простейшая задача волочения</w:t>
      </w:r>
      <w:r>
        <w:t xml:space="preserve"> для заготовки из материала со свойствами </w:t>
      </w:r>
      <w:r>
        <w:rPr>
          <w:lang w:val="en-US"/>
        </w:rPr>
        <w:t>K</w:t>
      </w:r>
      <w:r w:rsidRPr="00306CFC">
        <w:t xml:space="preserve"> = 900, </w:t>
      </w:r>
      <w:r>
        <w:rPr>
          <w:lang w:val="en-US"/>
        </w:rPr>
        <w:t>m</w:t>
      </w:r>
      <w:r w:rsidRPr="00306CFC">
        <w:t xml:space="preserve"> = 0.3</w:t>
      </w:r>
      <w:r w:rsidR="000D2D86">
        <w:t>, изображена на рис.8</w:t>
      </w:r>
    </w:p>
    <w:p w14:paraId="765BCC12" w14:textId="77777777" w:rsidR="000E6BAC" w:rsidRDefault="00306CFC" w:rsidP="000E6BAC">
      <w:r>
        <w:rPr>
          <w:noProof/>
          <w:lang w:val="en-US"/>
        </w:rPr>
        <w:lastRenderedPageBreak/>
        <w:drawing>
          <wp:anchor distT="0" distB="0" distL="114300" distR="114300" simplePos="0" relativeHeight="251676672" behindDoc="0" locked="0" layoutInCell="1" allowOverlap="1" wp14:anchorId="128AD519" wp14:editId="731DEC0E">
            <wp:simplePos x="0" y="0"/>
            <wp:positionH relativeFrom="column">
              <wp:posOffset>1504315</wp:posOffset>
            </wp:positionH>
            <wp:positionV relativeFrom="paragraph">
              <wp:posOffset>2136140</wp:posOffset>
            </wp:positionV>
            <wp:extent cx="2971165" cy="2047875"/>
            <wp:effectExtent l="0" t="0" r="635" b="9525"/>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1165" cy="2047875"/>
                    </a:xfrm>
                    <a:prstGeom prst="rect">
                      <a:avLst/>
                    </a:prstGeom>
                  </pic:spPr>
                </pic:pic>
              </a:graphicData>
            </a:graphic>
            <wp14:sizeRelH relativeFrom="margin">
              <wp14:pctWidth>0</wp14:pctWidth>
            </wp14:sizeRelH>
            <wp14:sizeRelV relativeFrom="margin">
              <wp14:pctHeight>0</wp14:pctHeight>
            </wp14:sizeRelV>
          </wp:anchor>
        </w:drawing>
      </w:r>
    </w:p>
    <w:p w14:paraId="3AB0B69D" w14:textId="77777777" w:rsidR="000E6BAC" w:rsidRDefault="000E6BAC" w:rsidP="000E6BAC"/>
    <w:p w14:paraId="285A8A6A" w14:textId="77777777" w:rsidR="00306CFC" w:rsidRDefault="00306CFC" w:rsidP="000E6BAC"/>
    <w:p w14:paraId="347CD522" w14:textId="77777777" w:rsidR="00306CFC" w:rsidRDefault="00306CFC" w:rsidP="000E6BAC"/>
    <w:p w14:paraId="34093DE9" w14:textId="77777777" w:rsidR="00306CFC" w:rsidRDefault="00306CFC" w:rsidP="000E6BAC"/>
    <w:p w14:paraId="6198F533" w14:textId="77777777" w:rsidR="00306CFC" w:rsidRDefault="00306CFC" w:rsidP="000E6BAC"/>
    <w:p w14:paraId="44039266" w14:textId="77777777" w:rsidR="00306CFC" w:rsidRDefault="00306CFC" w:rsidP="000E6BAC"/>
    <w:p w14:paraId="581429F8" w14:textId="77777777" w:rsidR="00306CFC" w:rsidRDefault="00306CFC" w:rsidP="000E6BAC"/>
    <w:p w14:paraId="189B03E9" w14:textId="77777777" w:rsidR="00306CFC" w:rsidRDefault="00306CFC" w:rsidP="000E6BAC"/>
    <w:p w14:paraId="0DF1BBF1" w14:textId="77777777" w:rsidR="00306CFC" w:rsidRPr="000D2D86" w:rsidRDefault="000D2D86" w:rsidP="000D2D86">
      <w:pPr>
        <w:ind w:firstLine="0"/>
        <w:rPr>
          <w:i/>
          <w:sz w:val="24"/>
          <w:szCs w:val="24"/>
        </w:rPr>
      </w:pPr>
      <w:r w:rsidRPr="000D2D86">
        <w:rPr>
          <w:i/>
          <w:sz w:val="24"/>
          <w:szCs w:val="24"/>
        </w:rPr>
        <w:t>Рис. 8. Волочение</w:t>
      </w:r>
    </w:p>
    <w:p w14:paraId="0DC3CC2B" w14:textId="77777777" w:rsidR="00306CFC" w:rsidRDefault="00306CFC" w:rsidP="000E6BAC"/>
    <w:p w14:paraId="2B7C4944" w14:textId="77777777" w:rsidR="000F1910" w:rsidRPr="005A5973" w:rsidRDefault="00952233" w:rsidP="00952233">
      <w:pPr>
        <w:pStyle w:val="1"/>
      </w:pPr>
      <w:bookmarkStart w:id="201" w:name="_Toc482009658"/>
      <w:r>
        <w:t>Заключение</w:t>
      </w:r>
      <w:bookmarkEnd w:id="201"/>
    </w:p>
    <w:p w14:paraId="5A137FA8" w14:textId="77777777" w:rsidR="000F1910" w:rsidRPr="005A5973" w:rsidRDefault="00952233" w:rsidP="00952233">
      <w:pPr>
        <w:spacing w:line="360" w:lineRule="auto"/>
      </w:pPr>
      <w:r>
        <w:t>Для расширения круг задач, решаемых</w:t>
      </w:r>
      <w:r w:rsidRPr="00952233">
        <w:t xml:space="preserve"> </w:t>
      </w:r>
      <w:r>
        <w:t>программой</w:t>
      </w:r>
      <w:r w:rsidRPr="00952233">
        <w:t xml:space="preserve"> </w:t>
      </w:r>
      <w:r>
        <w:rPr>
          <w:lang w:val="en-US"/>
        </w:rPr>
        <w:t>Extended</w:t>
      </w:r>
      <w:r w:rsidRPr="00952233">
        <w:t xml:space="preserve"> </w:t>
      </w:r>
      <w:r>
        <w:rPr>
          <w:lang w:val="en-US"/>
        </w:rPr>
        <w:t>Mathematical</w:t>
      </w:r>
      <w:r w:rsidRPr="00952233">
        <w:t xml:space="preserve"> </w:t>
      </w:r>
      <w:r>
        <w:rPr>
          <w:lang w:val="en-US"/>
        </w:rPr>
        <w:t>Modelling</w:t>
      </w:r>
      <w:r w:rsidRPr="00952233">
        <w:t xml:space="preserve"> </w:t>
      </w:r>
      <w:r>
        <w:rPr>
          <w:lang w:val="en-US"/>
        </w:rPr>
        <w:t>Application</w:t>
      </w:r>
      <w:r w:rsidRPr="00952233">
        <w:t xml:space="preserve"> (</w:t>
      </w:r>
      <w:r>
        <w:rPr>
          <w:lang w:val="en-US"/>
        </w:rPr>
        <w:t>EMMA</w:t>
      </w:r>
      <w:r w:rsidRPr="00952233">
        <w:t xml:space="preserve">) </w:t>
      </w:r>
      <w:r>
        <w:t>было</w:t>
      </w:r>
      <w:r w:rsidRPr="00952233">
        <w:t xml:space="preserve"> </w:t>
      </w:r>
      <w:r>
        <w:t>реализовано</w:t>
      </w:r>
      <w:r w:rsidRPr="00952233">
        <w:t xml:space="preserve"> </w:t>
      </w:r>
      <w:r>
        <w:t>контактное</w:t>
      </w:r>
      <w:r w:rsidRPr="00952233">
        <w:t xml:space="preserve"> </w:t>
      </w:r>
      <w:r>
        <w:t>взаимодействие</w:t>
      </w:r>
      <w:r w:rsidRPr="00952233">
        <w:t xml:space="preserve"> </w:t>
      </w:r>
      <w:r>
        <w:t>с</w:t>
      </w:r>
      <w:r w:rsidRPr="00952233">
        <w:t xml:space="preserve"> </w:t>
      </w:r>
      <w:r>
        <w:t>инструментами</w:t>
      </w:r>
      <w:r w:rsidR="005A5973">
        <w:t xml:space="preserve">, позволяющее моделировать процессы с трением на инструментах. В круг таких задач входят: волочение, прокатка, формовка не в цилиндрическую матрицу, а более сложной формы. Также были проведены тестовые расчеты </w:t>
      </w:r>
      <w:r w:rsidR="008D0BFB">
        <w:t>нескольких</w:t>
      </w:r>
      <w:r w:rsidR="005A5973">
        <w:t xml:space="preserve"> типов задач. </w:t>
      </w:r>
    </w:p>
    <w:p w14:paraId="39153496" w14:textId="77777777" w:rsidR="000F1910" w:rsidRPr="00952233" w:rsidRDefault="000F1910" w:rsidP="009A718F"/>
    <w:p w14:paraId="7D8F2F30" w14:textId="77777777" w:rsidR="000F1910" w:rsidRPr="00952233" w:rsidRDefault="000F1910" w:rsidP="009A718F"/>
    <w:p w14:paraId="79123653" w14:textId="77777777" w:rsidR="000F1910" w:rsidRDefault="000F1910" w:rsidP="009A718F"/>
    <w:p w14:paraId="4ABB11F3" w14:textId="77777777" w:rsidR="009E5E10" w:rsidRDefault="009E5E10" w:rsidP="009A718F"/>
    <w:p w14:paraId="05AC849A" w14:textId="77777777" w:rsidR="009E5E10" w:rsidRDefault="009E5E10" w:rsidP="009A718F"/>
    <w:p w14:paraId="4667BBF2" w14:textId="77777777" w:rsidR="009E5E10" w:rsidRDefault="009E5E10" w:rsidP="009A718F"/>
    <w:p w14:paraId="14A20F01" w14:textId="77777777" w:rsidR="009E5E10" w:rsidRDefault="009E5E10" w:rsidP="009A718F"/>
    <w:p w14:paraId="282655E8" w14:textId="77777777" w:rsidR="009E5E10" w:rsidRDefault="009E5E10" w:rsidP="009A718F"/>
    <w:p w14:paraId="61BA7621" w14:textId="77777777" w:rsidR="009E5E10" w:rsidRDefault="009E5E10" w:rsidP="009A718F"/>
    <w:p w14:paraId="4952A974" w14:textId="77777777" w:rsidR="009E5E10" w:rsidRDefault="009E5E10" w:rsidP="009A718F"/>
    <w:p w14:paraId="033B9C57" w14:textId="77777777" w:rsidR="009E5E10" w:rsidRDefault="009E5E10" w:rsidP="009A718F"/>
    <w:p w14:paraId="20E956E0" w14:textId="77777777" w:rsidR="009E5E10" w:rsidRDefault="009E5E10" w:rsidP="009A718F"/>
    <w:p w14:paraId="32B69BBB" w14:textId="77777777" w:rsidR="009E5E10" w:rsidRDefault="009E5E10" w:rsidP="009A718F"/>
    <w:p w14:paraId="228122F0" w14:textId="77777777" w:rsidR="009E5E10" w:rsidRDefault="009E5E10" w:rsidP="009A718F"/>
    <w:p w14:paraId="4F260809" w14:textId="77777777" w:rsidR="009E5E10" w:rsidRDefault="009E5E10" w:rsidP="009A718F"/>
    <w:p w14:paraId="010F199D" w14:textId="77777777" w:rsidR="009E5E10" w:rsidRDefault="009E5E10" w:rsidP="009A718F"/>
    <w:p w14:paraId="3B56556E" w14:textId="77777777" w:rsidR="009E5E10" w:rsidRDefault="009E5E10" w:rsidP="009A718F"/>
    <w:p w14:paraId="7A183C0B" w14:textId="77777777" w:rsidR="009E5E10" w:rsidRDefault="009E5E10" w:rsidP="009A718F"/>
    <w:p w14:paraId="0EC46A8F" w14:textId="77777777" w:rsidR="009E5E10" w:rsidRDefault="009E5E10" w:rsidP="009A718F"/>
    <w:p w14:paraId="2038AD78" w14:textId="77777777" w:rsidR="009E5E10" w:rsidRDefault="009E5E10" w:rsidP="009A718F"/>
    <w:p w14:paraId="39638CF1" w14:textId="77777777" w:rsidR="009E5E10" w:rsidRDefault="009E5E10" w:rsidP="009A718F"/>
    <w:p w14:paraId="3B22C3CE" w14:textId="77777777" w:rsidR="009E5E10" w:rsidRDefault="009E5E10" w:rsidP="009A718F"/>
    <w:p w14:paraId="3FBE8FE6" w14:textId="77777777" w:rsidR="009E5E10" w:rsidRDefault="009E5E10" w:rsidP="009A718F"/>
    <w:p w14:paraId="0CA35123" w14:textId="77777777" w:rsidR="009E5E10" w:rsidRDefault="009E5E10" w:rsidP="009A718F"/>
    <w:p w14:paraId="706C5260" w14:textId="77777777" w:rsidR="009E5E10" w:rsidRDefault="009E5E10" w:rsidP="009A718F"/>
    <w:p w14:paraId="06A12297" w14:textId="77777777" w:rsidR="009E5E10" w:rsidRDefault="009E5E10" w:rsidP="009A718F"/>
    <w:p w14:paraId="6EB8BC1E" w14:textId="77777777" w:rsidR="009E5E10" w:rsidRDefault="009E5E10" w:rsidP="009A718F"/>
    <w:p w14:paraId="4015ACC1" w14:textId="77777777" w:rsidR="009E5E10" w:rsidRPr="00952233" w:rsidRDefault="009E5E10" w:rsidP="009A718F"/>
    <w:p w14:paraId="1A914AA6" w14:textId="77777777" w:rsidR="000F1910" w:rsidRPr="00952233" w:rsidRDefault="000F1910" w:rsidP="009A718F"/>
    <w:p w14:paraId="52E9704F" w14:textId="77777777" w:rsidR="000F1910" w:rsidRPr="00952233" w:rsidRDefault="000F1910" w:rsidP="009A718F"/>
    <w:p w14:paraId="608674C4" w14:textId="77777777" w:rsidR="000F1910" w:rsidRPr="00952233" w:rsidRDefault="000F1910" w:rsidP="009A718F"/>
    <w:bookmarkStart w:id="202" w:name="_Toc482009659" w:displacedByCustomXml="next"/>
    <w:sdt>
      <w:sdtPr>
        <w:rPr>
          <w:rFonts w:eastAsia="Calibri"/>
          <w:color w:val="auto"/>
          <w:sz w:val="28"/>
          <w:szCs w:val="22"/>
        </w:rPr>
        <w:id w:val="-479462593"/>
        <w:docPartObj>
          <w:docPartGallery w:val="Bibliographies"/>
          <w:docPartUnique/>
        </w:docPartObj>
      </w:sdtPr>
      <w:sdtContent>
        <w:p w14:paraId="213A7CE4" w14:textId="77777777" w:rsidR="009A718F" w:rsidRPr="005A5973" w:rsidRDefault="009A718F">
          <w:pPr>
            <w:pStyle w:val="1"/>
          </w:pPr>
          <w:r>
            <w:t>Список</w:t>
          </w:r>
          <w:r w:rsidRPr="005A5973">
            <w:t xml:space="preserve"> </w:t>
          </w:r>
          <w:r>
            <w:t>литературы</w:t>
          </w:r>
          <w:bookmarkEnd w:id="202"/>
        </w:p>
        <w:sdt>
          <w:sdtPr>
            <w:id w:val="111145805"/>
            <w:bibliography/>
          </w:sdtPr>
          <w:sdtContent>
            <w:p w14:paraId="5BD5E9B4" w14:textId="77777777" w:rsidR="00E17E0F" w:rsidRDefault="009A718F" w:rsidP="009A718F">
              <w:pPr>
                <w:rPr>
                  <w:rFonts w:asciiTheme="minorHAnsi" w:eastAsiaTheme="minorHAnsi" w:hAnsiTheme="minorHAnsi" w:cstheme="minorBidi"/>
                  <w:noProof/>
                  <w:sz w:val="22"/>
                </w:rPr>
              </w:pPr>
              <w:r>
                <w:fldChar w:fldCharType="begin"/>
              </w:r>
              <w:r w:rsidRPr="009A718F">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11"/>
                <w:gridCol w:w="9094"/>
              </w:tblGrid>
              <w:tr w:rsidR="00E17E0F" w:rsidRPr="008116F8" w14:paraId="6C4F3D80" w14:textId="77777777">
                <w:trPr>
                  <w:divId w:val="1914387500"/>
                  <w:tblCellSpacing w:w="15" w:type="dxa"/>
                </w:trPr>
                <w:tc>
                  <w:tcPr>
                    <w:tcW w:w="50" w:type="pct"/>
                    <w:hideMark/>
                  </w:tcPr>
                  <w:p w14:paraId="3873850B" w14:textId="77777777" w:rsidR="00E17E0F" w:rsidRDefault="00E17E0F">
                    <w:pPr>
                      <w:pStyle w:val="af"/>
                      <w:rPr>
                        <w:noProof/>
                        <w:sz w:val="24"/>
                        <w:szCs w:val="24"/>
                      </w:rPr>
                    </w:pPr>
                    <w:r>
                      <w:rPr>
                        <w:noProof/>
                      </w:rPr>
                      <w:t xml:space="preserve">[1] </w:t>
                    </w:r>
                  </w:p>
                </w:tc>
                <w:tc>
                  <w:tcPr>
                    <w:tcW w:w="0" w:type="auto"/>
                    <w:hideMark/>
                  </w:tcPr>
                  <w:p w14:paraId="42C3CAFE" w14:textId="77777777" w:rsidR="00E17E0F" w:rsidRPr="00E17E0F" w:rsidRDefault="00E17E0F">
                    <w:pPr>
                      <w:pStyle w:val="af"/>
                      <w:rPr>
                        <w:noProof/>
                        <w:lang w:val="en-US"/>
                      </w:rPr>
                    </w:pPr>
                    <w:r w:rsidRPr="00E17E0F">
                      <w:rPr>
                        <w:noProof/>
                        <w:lang w:val="en-US"/>
                      </w:rPr>
                      <w:t xml:space="preserve">T.G. Langdon, R.C. Gifkins,, «On the nature of superplastic deformation in the Mg-Al eutectic,,» </w:t>
                    </w:r>
                    <w:r w:rsidRPr="00E17E0F">
                      <w:rPr>
                        <w:i/>
                        <w:iCs/>
                        <w:noProof/>
                        <w:lang w:val="en-US"/>
                      </w:rPr>
                      <w:t xml:space="preserve">Scripta Metall, </w:t>
                    </w:r>
                    <w:r w:rsidRPr="00E17E0F">
                      <w:rPr>
                        <w:noProof/>
                        <w:lang w:val="en-US"/>
                      </w:rPr>
                      <w:t xml:space="preserve">pp. 337-340, 1970. </w:t>
                    </w:r>
                  </w:p>
                </w:tc>
              </w:tr>
              <w:tr w:rsidR="00E17E0F" w14:paraId="7BF9287F" w14:textId="77777777">
                <w:trPr>
                  <w:divId w:val="1914387500"/>
                  <w:tblCellSpacing w:w="15" w:type="dxa"/>
                </w:trPr>
                <w:tc>
                  <w:tcPr>
                    <w:tcW w:w="50" w:type="pct"/>
                    <w:hideMark/>
                  </w:tcPr>
                  <w:p w14:paraId="36F73F6D" w14:textId="77777777" w:rsidR="00E17E0F" w:rsidRDefault="00E17E0F">
                    <w:pPr>
                      <w:pStyle w:val="af"/>
                      <w:rPr>
                        <w:noProof/>
                      </w:rPr>
                    </w:pPr>
                    <w:r>
                      <w:rPr>
                        <w:noProof/>
                      </w:rPr>
                      <w:t xml:space="preserve">[2] </w:t>
                    </w:r>
                  </w:p>
                </w:tc>
                <w:tc>
                  <w:tcPr>
                    <w:tcW w:w="0" w:type="auto"/>
                    <w:hideMark/>
                  </w:tcPr>
                  <w:p w14:paraId="4649100A" w14:textId="77777777" w:rsidR="00E17E0F" w:rsidRDefault="00E17E0F">
                    <w:pPr>
                      <w:pStyle w:val="af"/>
                      <w:rPr>
                        <w:noProof/>
                      </w:rPr>
                    </w:pPr>
                    <w:r w:rsidRPr="00E17E0F">
                      <w:rPr>
                        <w:noProof/>
                        <w:lang w:val="en-US"/>
                      </w:rPr>
                      <w:t xml:space="preserve">D. Woodford, «Strain-rate sensitivity as a measure of ductility,» </w:t>
                    </w:r>
                    <w:r w:rsidRPr="00E17E0F">
                      <w:rPr>
                        <w:i/>
                        <w:iCs/>
                        <w:noProof/>
                        <w:lang w:val="en-US"/>
                      </w:rPr>
                      <w:t xml:space="preserve">ASM Trans. </w:t>
                    </w:r>
                    <w:r>
                      <w:rPr>
                        <w:i/>
                        <w:iCs/>
                        <w:noProof/>
                      </w:rPr>
                      <w:t xml:space="preserve">Quart. 62, </w:t>
                    </w:r>
                    <w:r>
                      <w:rPr>
                        <w:noProof/>
                      </w:rPr>
                      <w:t xml:space="preserve">pp. 291-293, 1969. </w:t>
                    </w:r>
                  </w:p>
                </w:tc>
              </w:tr>
              <w:tr w:rsidR="00E17E0F" w14:paraId="1A4F6033" w14:textId="77777777">
                <w:trPr>
                  <w:divId w:val="1914387500"/>
                  <w:tblCellSpacing w:w="15" w:type="dxa"/>
                </w:trPr>
                <w:tc>
                  <w:tcPr>
                    <w:tcW w:w="50" w:type="pct"/>
                    <w:hideMark/>
                  </w:tcPr>
                  <w:p w14:paraId="20937A50" w14:textId="77777777" w:rsidR="00E17E0F" w:rsidRDefault="00E17E0F">
                    <w:pPr>
                      <w:pStyle w:val="af"/>
                      <w:rPr>
                        <w:noProof/>
                      </w:rPr>
                    </w:pPr>
                    <w:r>
                      <w:rPr>
                        <w:noProof/>
                      </w:rPr>
                      <w:t xml:space="preserve">[3] </w:t>
                    </w:r>
                  </w:p>
                </w:tc>
                <w:tc>
                  <w:tcPr>
                    <w:tcW w:w="0" w:type="auto"/>
                    <w:hideMark/>
                  </w:tcPr>
                  <w:p w14:paraId="54C81160" w14:textId="77777777" w:rsidR="00E17E0F" w:rsidRDefault="00E17E0F">
                    <w:pPr>
                      <w:pStyle w:val="af"/>
                      <w:rPr>
                        <w:noProof/>
                      </w:rPr>
                    </w:pPr>
                    <w:r w:rsidRPr="00E17E0F">
                      <w:rPr>
                        <w:noProof/>
                        <w:lang w:val="en-US"/>
                      </w:rPr>
                      <w:t xml:space="preserve">E.M. Taleff, G.A. Henshall, T.G. Nieh, D.R. Lesuer, J. Wadsworth, «Warm-temperature tensile in Al-Mg alloys,» </w:t>
                    </w:r>
                    <w:r w:rsidRPr="00E17E0F">
                      <w:rPr>
                        <w:i/>
                        <w:iCs/>
                        <w:noProof/>
                        <w:lang w:val="en-US"/>
                      </w:rPr>
                      <w:t xml:space="preserve">Metall. </w:t>
                    </w:r>
                    <w:r>
                      <w:rPr>
                        <w:i/>
                        <w:iCs/>
                        <w:noProof/>
                      </w:rPr>
                      <w:t xml:space="preserve">Mater. Trans. A 29A, </w:t>
                    </w:r>
                    <w:r>
                      <w:rPr>
                        <w:noProof/>
                      </w:rPr>
                      <w:t xml:space="preserve">pp. 1081-1091, 1998. </w:t>
                    </w:r>
                  </w:p>
                </w:tc>
              </w:tr>
              <w:tr w:rsidR="00E17E0F" w14:paraId="774A7A92" w14:textId="77777777">
                <w:trPr>
                  <w:divId w:val="1914387500"/>
                  <w:tblCellSpacing w:w="15" w:type="dxa"/>
                </w:trPr>
                <w:tc>
                  <w:tcPr>
                    <w:tcW w:w="50" w:type="pct"/>
                    <w:hideMark/>
                  </w:tcPr>
                  <w:p w14:paraId="722A5393" w14:textId="77777777" w:rsidR="00E17E0F" w:rsidRDefault="00E17E0F">
                    <w:pPr>
                      <w:pStyle w:val="af"/>
                      <w:rPr>
                        <w:noProof/>
                      </w:rPr>
                    </w:pPr>
                    <w:r>
                      <w:rPr>
                        <w:noProof/>
                      </w:rPr>
                      <w:t xml:space="preserve">[4] </w:t>
                    </w:r>
                  </w:p>
                </w:tc>
                <w:tc>
                  <w:tcPr>
                    <w:tcW w:w="0" w:type="auto"/>
                    <w:hideMark/>
                  </w:tcPr>
                  <w:p w14:paraId="5CD52071" w14:textId="77777777" w:rsidR="00E17E0F" w:rsidRDefault="00E17E0F">
                    <w:pPr>
                      <w:pStyle w:val="af"/>
                      <w:rPr>
                        <w:noProof/>
                      </w:rPr>
                    </w:pPr>
                    <w:r w:rsidRPr="00E17E0F">
                      <w:rPr>
                        <w:noProof/>
                        <w:lang w:val="en-US"/>
                      </w:rPr>
                      <w:t xml:space="preserve">F. Wakai, S. Sakaguchi, Y. Matsuno, «Superplasticity of yttria-stabilized tetragonal ZrO2,» </w:t>
                    </w:r>
                    <w:r w:rsidRPr="00E17E0F">
                      <w:rPr>
                        <w:i/>
                        <w:iCs/>
                        <w:noProof/>
                        <w:lang w:val="en-US"/>
                      </w:rPr>
                      <w:t xml:space="preserve">Adv. </w:t>
                    </w:r>
                    <w:r>
                      <w:rPr>
                        <w:i/>
                        <w:iCs/>
                        <w:noProof/>
                      </w:rPr>
                      <w:t xml:space="preserve">Ceram. Mater. 1, </w:t>
                    </w:r>
                    <w:r>
                      <w:rPr>
                        <w:noProof/>
                      </w:rPr>
                      <w:t xml:space="preserve">pp. 259-263, 1986. </w:t>
                    </w:r>
                  </w:p>
                </w:tc>
              </w:tr>
              <w:tr w:rsidR="00E17E0F" w:rsidRPr="008116F8" w14:paraId="7ADF17B8" w14:textId="77777777">
                <w:trPr>
                  <w:divId w:val="1914387500"/>
                  <w:tblCellSpacing w:w="15" w:type="dxa"/>
                </w:trPr>
                <w:tc>
                  <w:tcPr>
                    <w:tcW w:w="50" w:type="pct"/>
                    <w:hideMark/>
                  </w:tcPr>
                  <w:p w14:paraId="7F4D25FA" w14:textId="77777777" w:rsidR="00E17E0F" w:rsidRDefault="00E17E0F">
                    <w:pPr>
                      <w:pStyle w:val="af"/>
                      <w:rPr>
                        <w:noProof/>
                      </w:rPr>
                    </w:pPr>
                    <w:r>
                      <w:rPr>
                        <w:noProof/>
                      </w:rPr>
                      <w:t xml:space="preserve">[5] </w:t>
                    </w:r>
                  </w:p>
                </w:tc>
                <w:tc>
                  <w:tcPr>
                    <w:tcW w:w="0" w:type="auto"/>
                    <w:hideMark/>
                  </w:tcPr>
                  <w:p w14:paraId="4DB6DA3C" w14:textId="77777777" w:rsidR="00E17E0F" w:rsidRPr="00E17E0F" w:rsidRDefault="00E17E0F">
                    <w:pPr>
                      <w:pStyle w:val="af"/>
                      <w:rPr>
                        <w:noProof/>
                        <w:lang w:val="en-US"/>
                      </w:rPr>
                    </w:pPr>
                    <w:r w:rsidRPr="00E17E0F">
                      <w:rPr>
                        <w:noProof/>
                        <w:lang w:val="en-US"/>
                      </w:rPr>
                      <w:t xml:space="preserve">Antonio Piccininni, Francesco Gagliardi, Pasquale Guglielmi, Luigi De Napoli, Giuseppina Ambrogio, Donato Sorgente and Gianfranco Palumbo, «Biomedical Titanium alloy prostheses manufacturing by means of Superplastic and Incremental Forming processes,» </w:t>
                    </w:r>
                    <w:r>
                      <w:rPr>
                        <w:noProof/>
                      </w:rPr>
                      <w:t>в</w:t>
                    </w:r>
                    <w:r w:rsidRPr="00E17E0F">
                      <w:rPr>
                        <w:noProof/>
                        <w:lang w:val="en-US"/>
                      </w:rPr>
                      <w:t xml:space="preserve"> </w:t>
                    </w:r>
                    <w:r w:rsidRPr="00E17E0F">
                      <w:rPr>
                        <w:i/>
                        <w:iCs/>
                        <w:noProof/>
                        <w:lang w:val="en-US"/>
                      </w:rPr>
                      <w:t>NUMIFORM 2016: The 12th International Conference on Numerical Methods in Industrial Forming Processes</w:t>
                    </w:r>
                    <w:r w:rsidRPr="00E17E0F">
                      <w:rPr>
                        <w:noProof/>
                        <w:lang w:val="en-US"/>
                      </w:rPr>
                      <w:t xml:space="preserve">, 2016. </w:t>
                    </w:r>
                  </w:p>
                </w:tc>
              </w:tr>
              <w:tr w:rsidR="00E17E0F" w14:paraId="7D7969A4" w14:textId="77777777">
                <w:trPr>
                  <w:divId w:val="1914387500"/>
                  <w:tblCellSpacing w:w="15" w:type="dxa"/>
                </w:trPr>
                <w:tc>
                  <w:tcPr>
                    <w:tcW w:w="50" w:type="pct"/>
                    <w:hideMark/>
                  </w:tcPr>
                  <w:p w14:paraId="5B9DEB92" w14:textId="77777777" w:rsidR="00E17E0F" w:rsidRDefault="00E17E0F">
                    <w:pPr>
                      <w:pStyle w:val="af"/>
                      <w:rPr>
                        <w:noProof/>
                      </w:rPr>
                    </w:pPr>
                    <w:r>
                      <w:rPr>
                        <w:noProof/>
                      </w:rPr>
                      <w:t xml:space="preserve">[6] </w:t>
                    </w:r>
                  </w:p>
                </w:tc>
                <w:tc>
                  <w:tcPr>
                    <w:tcW w:w="0" w:type="auto"/>
                    <w:hideMark/>
                  </w:tcPr>
                  <w:p w14:paraId="54633873" w14:textId="77777777" w:rsidR="00E17E0F" w:rsidRDefault="00E17E0F">
                    <w:pPr>
                      <w:pStyle w:val="af"/>
                      <w:rPr>
                        <w:noProof/>
                      </w:rPr>
                    </w:pPr>
                    <w:r>
                      <w:rPr>
                        <w:noProof/>
                      </w:rPr>
                      <w:t xml:space="preserve">Чумаченко Е.Н., Логашина И.В., Математическое моделирование течение металла при прокатке, Москва: Московский институт электроники и математики, 2005. </w:t>
                    </w:r>
                  </w:p>
                </w:tc>
              </w:tr>
              <w:tr w:rsidR="00E17E0F" w14:paraId="39A014D0" w14:textId="77777777">
                <w:trPr>
                  <w:divId w:val="1914387500"/>
                  <w:tblCellSpacing w:w="15" w:type="dxa"/>
                </w:trPr>
                <w:tc>
                  <w:tcPr>
                    <w:tcW w:w="50" w:type="pct"/>
                    <w:hideMark/>
                  </w:tcPr>
                  <w:p w14:paraId="35D6BEED" w14:textId="77777777" w:rsidR="00E17E0F" w:rsidRDefault="00E17E0F">
                    <w:pPr>
                      <w:pStyle w:val="af"/>
                      <w:rPr>
                        <w:noProof/>
                      </w:rPr>
                    </w:pPr>
                    <w:r>
                      <w:rPr>
                        <w:noProof/>
                      </w:rPr>
                      <w:t xml:space="preserve">[7] </w:t>
                    </w:r>
                  </w:p>
                </w:tc>
                <w:tc>
                  <w:tcPr>
                    <w:tcW w:w="0" w:type="auto"/>
                    <w:hideMark/>
                  </w:tcPr>
                  <w:p w14:paraId="0A6757CD" w14:textId="77777777" w:rsidR="00E17E0F" w:rsidRDefault="00E17E0F">
                    <w:pPr>
                      <w:pStyle w:val="af"/>
                      <w:rPr>
                        <w:noProof/>
                      </w:rPr>
                    </w:pPr>
                    <w:r w:rsidRPr="00E17E0F">
                      <w:rPr>
                        <w:noProof/>
                        <w:lang w:val="en-US"/>
                      </w:rPr>
                      <w:t xml:space="preserve">Backofen, W.A., Turner, I.R., Avery, D.H, «Superplasticity in an Al–Zn alloy,» </w:t>
                    </w:r>
                    <w:r w:rsidRPr="00E17E0F">
                      <w:rPr>
                        <w:i/>
                        <w:iCs/>
                        <w:noProof/>
                        <w:lang w:val="en-US"/>
                      </w:rPr>
                      <w:t xml:space="preserve">Trans. </w:t>
                    </w:r>
                    <w:r>
                      <w:rPr>
                        <w:i/>
                        <w:iCs/>
                        <w:noProof/>
                      </w:rPr>
                      <w:t xml:space="preserve">ASM 57 (4), </w:t>
                    </w:r>
                    <w:r>
                      <w:rPr>
                        <w:noProof/>
                      </w:rPr>
                      <w:t xml:space="preserve">pp. 980-990, 1964. </w:t>
                    </w:r>
                  </w:p>
                </w:tc>
              </w:tr>
              <w:tr w:rsidR="00E17E0F" w:rsidRPr="008116F8" w14:paraId="7C2A2BDB" w14:textId="77777777">
                <w:trPr>
                  <w:divId w:val="1914387500"/>
                  <w:tblCellSpacing w:w="15" w:type="dxa"/>
                </w:trPr>
                <w:tc>
                  <w:tcPr>
                    <w:tcW w:w="50" w:type="pct"/>
                    <w:hideMark/>
                  </w:tcPr>
                  <w:p w14:paraId="4D4B3206" w14:textId="77777777" w:rsidR="00E17E0F" w:rsidRDefault="00E17E0F">
                    <w:pPr>
                      <w:pStyle w:val="af"/>
                      <w:rPr>
                        <w:noProof/>
                      </w:rPr>
                    </w:pPr>
                    <w:r>
                      <w:rPr>
                        <w:noProof/>
                      </w:rPr>
                      <w:t xml:space="preserve">[8] </w:t>
                    </w:r>
                  </w:p>
                </w:tc>
                <w:tc>
                  <w:tcPr>
                    <w:tcW w:w="0" w:type="auto"/>
                    <w:hideMark/>
                  </w:tcPr>
                  <w:p w14:paraId="58CAEE70" w14:textId="77777777" w:rsidR="00E17E0F" w:rsidRPr="00E17E0F" w:rsidRDefault="00E17E0F">
                    <w:pPr>
                      <w:pStyle w:val="af"/>
                      <w:rPr>
                        <w:noProof/>
                        <w:lang w:val="en-US"/>
                      </w:rPr>
                    </w:pPr>
                    <w:r w:rsidRPr="00E17E0F">
                      <w:rPr>
                        <w:noProof/>
                        <w:lang w:val="en-US"/>
                      </w:rPr>
                      <w:t xml:space="preserve">S.A. Aksenov, E.N. Chumachenko, A.V. Kolesnikov, S.A. Osipov, «Determination of optimal gas forming conditions from free bulging,» </w:t>
                    </w:r>
                    <w:r w:rsidRPr="00E17E0F">
                      <w:rPr>
                        <w:i/>
                        <w:iCs/>
                        <w:noProof/>
                        <w:lang w:val="en-US"/>
                      </w:rPr>
                      <w:t xml:space="preserve">Journal of Materials Processing Technology 217, </w:t>
                    </w:r>
                    <w:r w:rsidRPr="00E17E0F">
                      <w:rPr>
                        <w:noProof/>
                        <w:lang w:val="en-US"/>
                      </w:rPr>
                      <w:t xml:space="preserve">pp. 158-164, 2014. </w:t>
                    </w:r>
                  </w:p>
                </w:tc>
              </w:tr>
              <w:tr w:rsidR="00E17E0F" w:rsidRPr="008116F8" w14:paraId="045702A1" w14:textId="77777777">
                <w:trPr>
                  <w:divId w:val="1914387500"/>
                  <w:tblCellSpacing w:w="15" w:type="dxa"/>
                </w:trPr>
                <w:tc>
                  <w:tcPr>
                    <w:tcW w:w="50" w:type="pct"/>
                    <w:hideMark/>
                  </w:tcPr>
                  <w:p w14:paraId="78E16358" w14:textId="77777777" w:rsidR="00E17E0F" w:rsidRDefault="00E17E0F">
                    <w:pPr>
                      <w:pStyle w:val="af"/>
                      <w:rPr>
                        <w:noProof/>
                      </w:rPr>
                    </w:pPr>
                    <w:r>
                      <w:rPr>
                        <w:noProof/>
                      </w:rPr>
                      <w:lastRenderedPageBreak/>
                      <w:t xml:space="preserve">[9] </w:t>
                    </w:r>
                  </w:p>
                </w:tc>
                <w:tc>
                  <w:tcPr>
                    <w:tcW w:w="0" w:type="auto"/>
                    <w:hideMark/>
                  </w:tcPr>
                  <w:p w14:paraId="79AD31A8" w14:textId="77777777" w:rsidR="00E17E0F" w:rsidRPr="00E17E0F" w:rsidRDefault="00E17E0F">
                    <w:pPr>
                      <w:pStyle w:val="af"/>
                      <w:rPr>
                        <w:noProof/>
                        <w:lang w:val="en-US"/>
                      </w:rPr>
                    </w:pPr>
                    <w:r w:rsidRPr="00E17E0F">
                      <w:rPr>
                        <w:noProof/>
                        <w:lang w:val="en-US"/>
                      </w:rPr>
                      <w:t xml:space="preserve">A.A. Kruglov, F.U. Enikeev, R.Ya. Lutfullin, «Superplastic forming of a spherical shell out a welded envelope,» </w:t>
                    </w:r>
                    <w:r w:rsidRPr="00E17E0F">
                      <w:rPr>
                        <w:i/>
                        <w:iCs/>
                        <w:noProof/>
                        <w:lang w:val="en-US"/>
                      </w:rPr>
                      <w:t xml:space="preserve">Materials Science and Engineering A323, </w:t>
                    </w:r>
                    <w:r w:rsidRPr="00E17E0F">
                      <w:rPr>
                        <w:noProof/>
                        <w:lang w:val="en-US"/>
                      </w:rPr>
                      <w:t xml:space="preserve">pp. 416-426, 2002. </w:t>
                    </w:r>
                  </w:p>
                </w:tc>
              </w:tr>
            </w:tbl>
            <w:p w14:paraId="190C9310" w14:textId="77777777" w:rsidR="00E17E0F" w:rsidRPr="00E17E0F" w:rsidRDefault="00E17E0F">
              <w:pPr>
                <w:divId w:val="1914387500"/>
                <w:rPr>
                  <w:rFonts w:eastAsia="Times New Roman"/>
                  <w:noProof/>
                  <w:lang w:val="en-US"/>
                </w:rPr>
              </w:pPr>
            </w:p>
            <w:p w14:paraId="1272859C" w14:textId="77777777" w:rsidR="009A718F" w:rsidRDefault="009A718F" w:rsidP="009A718F">
              <w:r>
                <w:rPr>
                  <w:b/>
                  <w:bCs/>
                </w:rPr>
                <w:fldChar w:fldCharType="end"/>
              </w:r>
            </w:p>
          </w:sdtContent>
        </w:sdt>
      </w:sdtContent>
    </w:sdt>
    <w:p w14:paraId="4E7C7F5F" w14:textId="77777777" w:rsidR="009E5E10" w:rsidRDefault="009E5E10" w:rsidP="0097460B">
      <w:pPr>
        <w:pStyle w:val="1"/>
      </w:pPr>
    </w:p>
    <w:p w14:paraId="192F4737" w14:textId="77777777" w:rsidR="009E5E10" w:rsidRDefault="009E5E10" w:rsidP="0097460B">
      <w:pPr>
        <w:pStyle w:val="1"/>
      </w:pPr>
    </w:p>
    <w:p w14:paraId="45CBCB71" w14:textId="77777777" w:rsidR="009E5E10" w:rsidRPr="009E5E10" w:rsidRDefault="009E5E10" w:rsidP="009E5E10"/>
    <w:p w14:paraId="36488C50" w14:textId="77777777" w:rsidR="009E5E10" w:rsidRDefault="009E5E10" w:rsidP="0097460B">
      <w:pPr>
        <w:pStyle w:val="1"/>
      </w:pPr>
    </w:p>
    <w:p w14:paraId="183B9FDF" w14:textId="77777777" w:rsidR="009A718F" w:rsidRDefault="00E17E0F" w:rsidP="0097460B">
      <w:pPr>
        <w:pStyle w:val="1"/>
      </w:pPr>
      <w:bookmarkStart w:id="203" w:name="_Toc482009660"/>
      <w:r>
        <w:t>Приложение</w:t>
      </w:r>
      <w:bookmarkEnd w:id="203"/>
    </w:p>
    <w:p w14:paraId="4270FA70" w14:textId="77777777" w:rsidR="00655436" w:rsidRPr="00655436" w:rsidRDefault="00655436" w:rsidP="00655436"/>
    <w:p w14:paraId="03447F05" w14:textId="77777777" w:rsidR="0097460B" w:rsidRDefault="0097460B" w:rsidP="0097460B">
      <w:pPr>
        <w:pStyle w:val="2"/>
        <w:numPr>
          <w:ilvl w:val="1"/>
          <w:numId w:val="3"/>
        </w:numPr>
      </w:pPr>
      <w:bookmarkStart w:id="204" w:name="_Toc482009661"/>
      <w:r>
        <w:t>Код для проверки принадлежности точки фигуре</w:t>
      </w:r>
      <w:bookmarkEnd w:id="204"/>
      <w:r w:rsidR="00655436">
        <w:br/>
      </w:r>
    </w:p>
    <w:p w14:paraId="75C99E9B" w14:textId="77777777" w:rsidR="0097460B" w:rsidRPr="0097460B" w:rsidRDefault="0097460B" w:rsidP="0097460B">
      <w:pPr>
        <w:spacing w:line="360" w:lineRule="auto"/>
        <w:rPr>
          <w:lang w:val="en-US"/>
        </w:rPr>
      </w:pPr>
      <w:r>
        <w:tab/>
      </w:r>
      <w:commentRangeStart w:id="205"/>
      <w:r w:rsidRPr="0097460B">
        <w:rPr>
          <w:lang w:val="en-US"/>
        </w:rPr>
        <w:t>Math::C2DPoint DP1 = pcontour-&gt;GetCache()[0];</w:t>
      </w:r>
      <w:commentRangeEnd w:id="205"/>
      <w:r w:rsidR="00655436">
        <w:rPr>
          <w:rStyle w:val="af3"/>
        </w:rPr>
        <w:commentReference w:id="205"/>
      </w:r>
    </w:p>
    <w:p w14:paraId="52D69E90" w14:textId="77777777" w:rsidR="0097460B" w:rsidRPr="0097460B" w:rsidRDefault="0097460B" w:rsidP="0097460B">
      <w:pPr>
        <w:spacing w:line="360" w:lineRule="auto"/>
        <w:rPr>
          <w:lang w:val="en-US"/>
        </w:rPr>
      </w:pPr>
    </w:p>
    <w:p w14:paraId="0E8DEDA1" w14:textId="77777777" w:rsidR="0097460B" w:rsidRPr="0097460B" w:rsidRDefault="0097460B" w:rsidP="0097460B">
      <w:pPr>
        <w:spacing w:line="360" w:lineRule="auto"/>
        <w:rPr>
          <w:lang w:val="en-US"/>
        </w:rPr>
      </w:pPr>
      <w:r w:rsidRPr="0097460B">
        <w:rPr>
          <w:lang w:val="en-US"/>
        </w:rPr>
        <w:tab/>
        <w:t>bool bLeft = DP1.x &lt; p.x ? true : false;</w:t>
      </w:r>
    </w:p>
    <w:p w14:paraId="75E201DE" w14:textId="77777777" w:rsidR="0097460B" w:rsidRPr="0097460B" w:rsidRDefault="0097460B" w:rsidP="0097460B">
      <w:pPr>
        <w:spacing w:line="360" w:lineRule="auto"/>
        <w:rPr>
          <w:lang w:val="en-US"/>
        </w:rPr>
      </w:pPr>
      <w:r w:rsidRPr="0097460B">
        <w:rPr>
          <w:lang w:val="en-US"/>
        </w:rPr>
        <w:tab/>
        <w:t>size_t r = pcontour-&gt;GetCache().size();</w:t>
      </w:r>
    </w:p>
    <w:p w14:paraId="7A6E8D51" w14:textId="77777777" w:rsidR="0097460B" w:rsidRPr="0097460B" w:rsidRDefault="0097460B" w:rsidP="0097460B">
      <w:pPr>
        <w:spacing w:line="360" w:lineRule="auto"/>
        <w:rPr>
          <w:lang w:val="en-US"/>
        </w:rPr>
      </w:pPr>
    </w:p>
    <w:p w14:paraId="7E305D60" w14:textId="77777777" w:rsidR="0097460B" w:rsidRPr="0097460B" w:rsidRDefault="0097460B" w:rsidP="0097460B">
      <w:pPr>
        <w:spacing w:line="360" w:lineRule="auto"/>
        <w:rPr>
          <w:lang w:val="en-US"/>
        </w:rPr>
      </w:pPr>
      <w:r w:rsidRPr="0097460B">
        <w:rPr>
          <w:lang w:val="en-US"/>
        </w:rPr>
        <w:tab/>
        <w:t>int intrsct = 1;</w:t>
      </w:r>
    </w:p>
    <w:p w14:paraId="207B1CF2" w14:textId="77777777" w:rsidR="0097460B" w:rsidRPr="0097460B" w:rsidRDefault="0097460B" w:rsidP="0097460B">
      <w:pPr>
        <w:spacing w:line="360" w:lineRule="auto"/>
        <w:rPr>
          <w:lang w:val="en-US"/>
        </w:rPr>
      </w:pPr>
      <w:r w:rsidRPr="0097460B">
        <w:rPr>
          <w:lang w:val="en-US"/>
        </w:rPr>
        <w:tab/>
        <w:t>if (p == DP1) return 0;</w:t>
      </w:r>
    </w:p>
    <w:p w14:paraId="2E122723" w14:textId="77777777" w:rsidR="0097460B" w:rsidRPr="0097460B" w:rsidRDefault="0097460B" w:rsidP="0097460B">
      <w:pPr>
        <w:spacing w:line="360" w:lineRule="auto"/>
        <w:rPr>
          <w:lang w:val="en-US"/>
        </w:rPr>
      </w:pPr>
      <w:r w:rsidRPr="0097460B">
        <w:rPr>
          <w:lang w:val="en-US"/>
        </w:rPr>
        <w:tab/>
        <w:t>while (r--)</w:t>
      </w:r>
    </w:p>
    <w:p w14:paraId="09743E8A" w14:textId="77777777" w:rsidR="0097460B" w:rsidRPr="0097460B" w:rsidRDefault="0097460B" w:rsidP="0097460B">
      <w:pPr>
        <w:spacing w:line="360" w:lineRule="auto"/>
        <w:rPr>
          <w:lang w:val="en-US"/>
        </w:rPr>
      </w:pPr>
      <w:r w:rsidRPr="0097460B">
        <w:rPr>
          <w:lang w:val="en-US"/>
        </w:rPr>
        <w:tab/>
        <w:t>{</w:t>
      </w:r>
    </w:p>
    <w:p w14:paraId="4B8FD8EC" w14:textId="77777777" w:rsidR="0097460B" w:rsidRPr="0097460B" w:rsidRDefault="0097460B" w:rsidP="0097460B">
      <w:pPr>
        <w:spacing w:line="360" w:lineRule="auto"/>
        <w:rPr>
          <w:lang w:val="en-US"/>
        </w:rPr>
      </w:pPr>
      <w:r w:rsidRPr="0097460B">
        <w:rPr>
          <w:lang w:val="en-US"/>
        </w:rPr>
        <w:tab/>
      </w:r>
      <w:r w:rsidRPr="0097460B">
        <w:rPr>
          <w:lang w:val="en-US"/>
        </w:rPr>
        <w:tab/>
        <w:t>Math::C2DPoint DP2 = DP1;</w:t>
      </w:r>
    </w:p>
    <w:p w14:paraId="6881B6B0" w14:textId="77777777" w:rsidR="0097460B" w:rsidRPr="0097460B" w:rsidRDefault="0097460B" w:rsidP="0097460B">
      <w:pPr>
        <w:spacing w:line="360" w:lineRule="auto"/>
        <w:rPr>
          <w:lang w:val="en-US"/>
        </w:rPr>
      </w:pPr>
      <w:r w:rsidRPr="0097460B">
        <w:rPr>
          <w:lang w:val="en-US"/>
        </w:rPr>
        <w:tab/>
      </w:r>
      <w:r w:rsidRPr="0097460B">
        <w:rPr>
          <w:lang w:val="en-US"/>
        </w:rPr>
        <w:tab/>
        <w:t>DP1 = pcontour-&gt;GetCache()[r];</w:t>
      </w:r>
    </w:p>
    <w:p w14:paraId="534A7FCA" w14:textId="77777777" w:rsidR="0097460B" w:rsidRPr="0097460B" w:rsidRDefault="0097460B" w:rsidP="0097460B">
      <w:pPr>
        <w:spacing w:line="360" w:lineRule="auto"/>
        <w:rPr>
          <w:lang w:val="en-US"/>
        </w:rPr>
      </w:pPr>
      <w:r w:rsidRPr="0097460B">
        <w:rPr>
          <w:lang w:val="en-US"/>
        </w:rPr>
        <w:tab/>
      </w:r>
      <w:r w:rsidRPr="0097460B">
        <w:rPr>
          <w:lang w:val="en-US"/>
        </w:rPr>
        <w:tab/>
        <w:t>intrsct *= IsIntersection(DP1, DP2, p);</w:t>
      </w:r>
    </w:p>
    <w:p w14:paraId="6C1539E7" w14:textId="77777777" w:rsidR="0097460B" w:rsidRPr="008116F8" w:rsidRDefault="0097460B" w:rsidP="0097460B">
      <w:pPr>
        <w:spacing w:line="360" w:lineRule="auto"/>
        <w:rPr>
          <w:lang w:val="en-US"/>
        </w:rPr>
      </w:pPr>
      <w:r w:rsidRPr="0097460B">
        <w:rPr>
          <w:lang w:val="en-US"/>
        </w:rPr>
        <w:tab/>
      </w:r>
      <w:r w:rsidRPr="008116F8">
        <w:rPr>
          <w:lang w:val="en-US"/>
        </w:rPr>
        <w:t>}</w:t>
      </w:r>
    </w:p>
    <w:p w14:paraId="055B44BD" w14:textId="77777777" w:rsidR="0097460B" w:rsidRPr="008116F8" w:rsidRDefault="0097460B" w:rsidP="0097460B">
      <w:pPr>
        <w:spacing w:line="360" w:lineRule="auto"/>
        <w:rPr>
          <w:lang w:val="en-US"/>
        </w:rPr>
      </w:pPr>
    </w:p>
    <w:p w14:paraId="1968B6D7" w14:textId="77777777" w:rsidR="0097460B" w:rsidRPr="0097460B" w:rsidRDefault="0097460B" w:rsidP="0097460B">
      <w:pPr>
        <w:spacing w:line="360" w:lineRule="auto"/>
        <w:rPr>
          <w:lang w:val="en-US"/>
        </w:rPr>
      </w:pPr>
      <w:r w:rsidRPr="0097460B">
        <w:rPr>
          <w:lang w:val="en-US"/>
        </w:rPr>
        <w:t>int C2DOutline::IsIntersection(const Math::C2DPoint&amp; a, const Math::C2DPoint&amp; b, const Math::C2DPoint&amp; middle) {</w:t>
      </w:r>
    </w:p>
    <w:p w14:paraId="613B2813" w14:textId="77777777" w:rsidR="0097460B" w:rsidRPr="0097460B" w:rsidRDefault="0097460B" w:rsidP="0097460B">
      <w:pPr>
        <w:spacing w:line="360" w:lineRule="auto"/>
        <w:rPr>
          <w:lang w:val="en-US"/>
        </w:rPr>
      </w:pPr>
      <w:r w:rsidRPr="0097460B">
        <w:rPr>
          <w:lang w:val="en-US"/>
        </w:rPr>
        <w:tab/>
        <w:t>double ax = a.x - middle.x;</w:t>
      </w:r>
    </w:p>
    <w:p w14:paraId="357D562B" w14:textId="77777777" w:rsidR="0097460B" w:rsidRPr="0097460B" w:rsidRDefault="0097460B" w:rsidP="0097460B">
      <w:pPr>
        <w:spacing w:line="360" w:lineRule="auto"/>
        <w:rPr>
          <w:lang w:val="en-US"/>
        </w:rPr>
      </w:pPr>
      <w:r w:rsidRPr="0097460B">
        <w:rPr>
          <w:lang w:val="en-US"/>
        </w:rPr>
        <w:lastRenderedPageBreak/>
        <w:tab/>
        <w:t>double ay = a.y - middle.y;</w:t>
      </w:r>
    </w:p>
    <w:p w14:paraId="245F6D5D" w14:textId="77777777" w:rsidR="0097460B" w:rsidRPr="0097460B" w:rsidRDefault="0097460B" w:rsidP="0097460B">
      <w:pPr>
        <w:spacing w:line="360" w:lineRule="auto"/>
        <w:rPr>
          <w:lang w:val="en-US"/>
        </w:rPr>
      </w:pPr>
      <w:r w:rsidRPr="0097460B">
        <w:rPr>
          <w:lang w:val="en-US"/>
        </w:rPr>
        <w:tab/>
        <w:t>double bx = b.x - middle.x;</w:t>
      </w:r>
    </w:p>
    <w:p w14:paraId="7BF35608" w14:textId="77777777" w:rsidR="0097460B" w:rsidRPr="0097460B" w:rsidRDefault="0097460B" w:rsidP="0097460B">
      <w:pPr>
        <w:spacing w:line="360" w:lineRule="auto"/>
        <w:rPr>
          <w:lang w:val="en-US"/>
        </w:rPr>
      </w:pPr>
      <w:r w:rsidRPr="0097460B">
        <w:rPr>
          <w:lang w:val="en-US"/>
        </w:rPr>
        <w:tab/>
        <w:t>double by = b.y - middle.y;</w:t>
      </w:r>
    </w:p>
    <w:p w14:paraId="41387B86" w14:textId="77777777" w:rsidR="0097460B" w:rsidRDefault="0097460B" w:rsidP="0097460B">
      <w:pPr>
        <w:spacing w:line="360" w:lineRule="auto"/>
      </w:pPr>
      <w:r w:rsidRPr="0097460B">
        <w:rPr>
          <w:lang w:val="en-US"/>
        </w:rPr>
        <w:tab/>
      </w:r>
      <w:r>
        <w:t>//лежит ли отрезок по одну сторону от луча</w:t>
      </w:r>
    </w:p>
    <w:p w14:paraId="2EE79F05" w14:textId="77777777" w:rsidR="0097460B" w:rsidRPr="0097460B" w:rsidRDefault="0097460B" w:rsidP="0097460B">
      <w:pPr>
        <w:spacing w:line="360" w:lineRule="auto"/>
        <w:rPr>
          <w:lang w:val="en-US"/>
        </w:rPr>
      </w:pPr>
      <w:r>
        <w:tab/>
      </w:r>
      <w:r w:rsidRPr="0097460B">
        <w:rPr>
          <w:lang w:val="en-US"/>
        </w:rPr>
        <w:t>if (ay * by &gt; 0)</w:t>
      </w:r>
    </w:p>
    <w:p w14:paraId="06CC4668" w14:textId="77777777" w:rsidR="0097460B" w:rsidRPr="0097460B" w:rsidRDefault="0097460B" w:rsidP="0097460B">
      <w:pPr>
        <w:spacing w:line="360" w:lineRule="auto"/>
        <w:rPr>
          <w:lang w:val="en-US"/>
        </w:rPr>
      </w:pPr>
      <w:r w:rsidRPr="0097460B">
        <w:rPr>
          <w:lang w:val="en-US"/>
        </w:rPr>
        <w:tab/>
      </w:r>
      <w:r w:rsidRPr="0097460B">
        <w:rPr>
          <w:lang w:val="en-US"/>
        </w:rPr>
        <w:tab/>
        <w:t>return 1;</w:t>
      </w:r>
    </w:p>
    <w:p w14:paraId="65B5B11C" w14:textId="77777777" w:rsidR="0097460B" w:rsidRPr="0097460B" w:rsidRDefault="0097460B" w:rsidP="0097460B">
      <w:pPr>
        <w:spacing w:line="360" w:lineRule="auto"/>
        <w:rPr>
          <w:lang w:val="en-US"/>
        </w:rPr>
      </w:pPr>
      <w:r w:rsidRPr="0097460B">
        <w:rPr>
          <w:lang w:val="en-US"/>
        </w:rPr>
        <w:tab/>
        <w:t>int s = sgn(ax * by - ay * bx);</w:t>
      </w:r>
    </w:p>
    <w:p w14:paraId="06587B42" w14:textId="77777777" w:rsidR="0097460B" w:rsidRPr="0097460B" w:rsidRDefault="0097460B" w:rsidP="0097460B">
      <w:pPr>
        <w:spacing w:line="360" w:lineRule="auto"/>
        <w:rPr>
          <w:lang w:val="en-US"/>
        </w:rPr>
      </w:pPr>
      <w:r w:rsidRPr="0097460B">
        <w:rPr>
          <w:lang w:val="en-US"/>
        </w:rPr>
        <w:tab/>
        <w:t>if (s == 0)</w:t>
      </w:r>
    </w:p>
    <w:p w14:paraId="0B7D3EAA" w14:textId="77777777" w:rsidR="0097460B" w:rsidRPr="0097460B" w:rsidRDefault="0097460B" w:rsidP="0097460B">
      <w:pPr>
        <w:spacing w:line="360" w:lineRule="auto"/>
        <w:rPr>
          <w:lang w:val="en-US"/>
        </w:rPr>
      </w:pPr>
      <w:r w:rsidRPr="0097460B">
        <w:rPr>
          <w:lang w:val="en-US"/>
        </w:rPr>
        <w:tab/>
        <w:t>{</w:t>
      </w:r>
    </w:p>
    <w:p w14:paraId="5ED9AF43" w14:textId="77777777" w:rsidR="0097460B" w:rsidRPr="0097460B" w:rsidRDefault="0097460B" w:rsidP="0097460B">
      <w:pPr>
        <w:spacing w:line="360" w:lineRule="auto"/>
        <w:rPr>
          <w:lang w:val="en-US"/>
        </w:rPr>
      </w:pPr>
      <w:r w:rsidRPr="0097460B">
        <w:rPr>
          <w:lang w:val="en-US"/>
        </w:rPr>
        <w:tab/>
      </w:r>
      <w:r w:rsidRPr="0097460B">
        <w:rPr>
          <w:lang w:val="en-US"/>
        </w:rPr>
        <w:tab/>
        <w:t>//</w:t>
      </w:r>
      <w:r>
        <w:t>совпадение</w:t>
      </w:r>
      <w:r w:rsidRPr="0097460B">
        <w:rPr>
          <w:lang w:val="en-US"/>
        </w:rPr>
        <w:t xml:space="preserve"> </w:t>
      </w:r>
      <w:r>
        <w:t>с</w:t>
      </w:r>
      <w:r w:rsidRPr="0097460B">
        <w:rPr>
          <w:lang w:val="en-US"/>
        </w:rPr>
        <w:t xml:space="preserve"> </w:t>
      </w:r>
      <w:r>
        <w:t>осью</w:t>
      </w:r>
    </w:p>
    <w:p w14:paraId="60257D52" w14:textId="77777777" w:rsidR="0097460B" w:rsidRPr="0097460B" w:rsidRDefault="0097460B" w:rsidP="0097460B">
      <w:pPr>
        <w:spacing w:line="360" w:lineRule="auto"/>
        <w:rPr>
          <w:lang w:val="en-US"/>
        </w:rPr>
      </w:pPr>
      <w:r w:rsidRPr="0097460B">
        <w:rPr>
          <w:lang w:val="en-US"/>
        </w:rPr>
        <w:tab/>
      </w:r>
      <w:r w:rsidRPr="0097460B">
        <w:rPr>
          <w:lang w:val="en-US"/>
        </w:rPr>
        <w:tab/>
        <w:t>if (ax * bx &lt;= 0)</w:t>
      </w:r>
    </w:p>
    <w:p w14:paraId="1945A6C8" w14:textId="77777777" w:rsidR="0097460B" w:rsidRPr="0097460B" w:rsidRDefault="0097460B" w:rsidP="0097460B">
      <w:pPr>
        <w:spacing w:line="360" w:lineRule="auto"/>
        <w:rPr>
          <w:lang w:val="en-US"/>
        </w:rPr>
      </w:pPr>
      <w:r w:rsidRPr="0097460B">
        <w:rPr>
          <w:lang w:val="en-US"/>
        </w:rPr>
        <w:tab/>
      </w:r>
      <w:r w:rsidRPr="0097460B">
        <w:rPr>
          <w:lang w:val="en-US"/>
        </w:rPr>
        <w:tab/>
      </w:r>
      <w:r w:rsidRPr="0097460B">
        <w:rPr>
          <w:lang w:val="en-US"/>
        </w:rPr>
        <w:tab/>
        <w:t>return 0;</w:t>
      </w:r>
    </w:p>
    <w:p w14:paraId="201C0107" w14:textId="77777777" w:rsidR="0097460B" w:rsidRDefault="0097460B" w:rsidP="0097460B">
      <w:pPr>
        <w:spacing w:line="360" w:lineRule="auto"/>
      </w:pPr>
      <w:r w:rsidRPr="0097460B">
        <w:rPr>
          <w:lang w:val="en-US"/>
        </w:rPr>
        <w:tab/>
      </w:r>
      <w:r w:rsidRPr="0097460B">
        <w:rPr>
          <w:lang w:val="en-US"/>
        </w:rPr>
        <w:tab/>
      </w:r>
      <w:r>
        <w:t>return 1;</w:t>
      </w:r>
    </w:p>
    <w:p w14:paraId="6D60301F" w14:textId="77777777" w:rsidR="0097460B" w:rsidRDefault="0097460B" w:rsidP="0097460B">
      <w:pPr>
        <w:spacing w:line="360" w:lineRule="auto"/>
      </w:pPr>
      <w:r>
        <w:tab/>
        <w:t>}</w:t>
      </w:r>
    </w:p>
    <w:p w14:paraId="1E231983" w14:textId="77777777" w:rsidR="0097460B" w:rsidRDefault="0097460B" w:rsidP="0097460B">
      <w:pPr>
        <w:spacing w:line="360" w:lineRule="auto"/>
      </w:pPr>
      <w:r>
        <w:tab/>
        <w:t>//пересечение отрезка лучом, знак зависит от того, с какой стороны точка</w:t>
      </w:r>
    </w:p>
    <w:p w14:paraId="439680FE" w14:textId="77777777" w:rsidR="0097460B" w:rsidRPr="0097460B" w:rsidRDefault="0097460B" w:rsidP="0097460B">
      <w:pPr>
        <w:spacing w:line="360" w:lineRule="auto"/>
        <w:rPr>
          <w:lang w:val="en-US"/>
        </w:rPr>
      </w:pPr>
      <w:r>
        <w:tab/>
      </w:r>
      <w:r w:rsidRPr="0097460B">
        <w:rPr>
          <w:lang w:val="en-US"/>
        </w:rPr>
        <w:t>if (ay &lt; 0)</w:t>
      </w:r>
    </w:p>
    <w:p w14:paraId="7FDF7845" w14:textId="77777777" w:rsidR="0097460B" w:rsidRPr="0097460B" w:rsidRDefault="0097460B" w:rsidP="0097460B">
      <w:pPr>
        <w:spacing w:line="360" w:lineRule="auto"/>
        <w:rPr>
          <w:lang w:val="en-US"/>
        </w:rPr>
      </w:pPr>
      <w:r w:rsidRPr="0097460B">
        <w:rPr>
          <w:lang w:val="en-US"/>
        </w:rPr>
        <w:tab/>
      </w:r>
      <w:r w:rsidRPr="0097460B">
        <w:rPr>
          <w:lang w:val="en-US"/>
        </w:rPr>
        <w:tab/>
        <w:t>return -s;</w:t>
      </w:r>
    </w:p>
    <w:p w14:paraId="3B15F3C4" w14:textId="77777777" w:rsidR="0097460B" w:rsidRPr="0097460B" w:rsidRDefault="0097460B" w:rsidP="0097460B">
      <w:pPr>
        <w:spacing w:line="360" w:lineRule="auto"/>
        <w:rPr>
          <w:lang w:val="en-US"/>
        </w:rPr>
      </w:pPr>
      <w:r w:rsidRPr="0097460B">
        <w:rPr>
          <w:lang w:val="en-US"/>
        </w:rPr>
        <w:tab/>
        <w:t>if (by &lt; 0)</w:t>
      </w:r>
    </w:p>
    <w:p w14:paraId="5435740D" w14:textId="77777777" w:rsidR="0097460B" w:rsidRDefault="0097460B" w:rsidP="0097460B">
      <w:pPr>
        <w:spacing w:line="360" w:lineRule="auto"/>
      </w:pPr>
      <w:r w:rsidRPr="0097460B">
        <w:rPr>
          <w:lang w:val="en-US"/>
        </w:rPr>
        <w:tab/>
      </w:r>
      <w:r w:rsidRPr="0097460B">
        <w:rPr>
          <w:lang w:val="en-US"/>
        </w:rPr>
        <w:tab/>
      </w:r>
      <w:r>
        <w:t>return s;</w:t>
      </w:r>
    </w:p>
    <w:p w14:paraId="21B20C5D" w14:textId="77777777" w:rsidR="0097460B" w:rsidRDefault="0097460B" w:rsidP="0097460B">
      <w:pPr>
        <w:spacing w:line="360" w:lineRule="auto"/>
      </w:pPr>
      <w:r>
        <w:tab/>
        <w:t>return 1;</w:t>
      </w:r>
    </w:p>
    <w:p w14:paraId="46910601" w14:textId="77777777" w:rsidR="0097460B" w:rsidRDefault="0097460B" w:rsidP="0097460B">
      <w:pPr>
        <w:spacing w:line="360" w:lineRule="auto"/>
      </w:pPr>
      <w:r>
        <w:t>}</w:t>
      </w:r>
    </w:p>
    <w:p w14:paraId="44A0335F" w14:textId="77777777" w:rsidR="0097460B" w:rsidRDefault="0097460B" w:rsidP="0097460B"/>
    <w:p w14:paraId="50DFA9A3" w14:textId="77777777" w:rsidR="0097460B" w:rsidRDefault="0097460B" w:rsidP="0097460B">
      <w:pPr>
        <w:pStyle w:val="2"/>
      </w:pPr>
      <w:bookmarkStart w:id="207" w:name="_Toc482009662"/>
      <w:r>
        <w:t>Получение проекции точки на инструменте и нахождение угла</w:t>
      </w:r>
      <w:bookmarkEnd w:id="207"/>
      <w:r w:rsidR="00655436">
        <w:br/>
      </w:r>
    </w:p>
    <w:p w14:paraId="2F7BC229" w14:textId="77777777" w:rsidR="008E26AF" w:rsidRPr="008E26AF" w:rsidRDefault="008E26AF" w:rsidP="008E26AF">
      <w:pPr>
        <w:spacing w:line="360" w:lineRule="auto"/>
        <w:rPr>
          <w:sz w:val="24"/>
          <w:szCs w:val="24"/>
        </w:rPr>
      </w:pPr>
      <w:r w:rsidRPr="008E26AF">
        <w:rPr>
          <w:sz w:val="24"/>
          <w:szCs w:val="24"/>
          <w:lang w:val="en-US"/>
        </w:rPr>
        <w:t>int</w:t>
      </w:r>
      <w:r w:rsidRPr="008E26AF">
        <w:rPr>
          <w:sz w:val="24"/>
          <w:szCs w:val="24"/>
        </w:rPr>
        <w:t xml:space="preserve"> </w:t>
      </w:r>
      <w:r w:rsidRPr="008E26AF">
        <w:rPr>
          <w:sz w:val="24"/>
          <w:szCs w:val="24"/>
          <w:lang w:val="en-US"/>
        </w:rPr>
        <w:t>nNode</w:t>
      </w:r>
      <w:r w:rsidRPr="008E26AF">
        <w:rPr>
          <w:sz w:val="24"/>
          <w:szCs w:val="24"/>
        </w:rPr>
        <w:t xml:space="preserve"> = </w:t>
      </w:r>
      <w:r w:rsidRPr="008E26AF">
        <w:rPr>
          <w:sz w:val="24"/>
          <w:szCs w:val="24"/>
          <w:lang w:val="en-US"/>
        </w:rPr>
        <w:t>m</w:t>
      </w:r>
      <w:r w:rsidRPr="008E26AF">
        <w:rPr>
          <w:sz w:val="24"/>
          <w:szCs w:val="24"/>
        </w:rPr>
        <w:t>_</w:t>
      </w:r>
      <w:r w:rsidRPr="008E26AF">
        <w:rPr>
          <w:sz w:val="24"/>
          <w:szCs w:val="24"/>
          <w:lang w:val="en-US"/>
        </w:rPr>
        <w:t>shape</w:t>
      </w:r>
      <w:r w:rsidRPr="008E26AF">
        <w:rPr>
          <w:sz w:val="24"/>
          <w:szCs w:val="24"/>
        </w:rPr>
        <w:t>.</w:t>
      </w:r>
      <w:r w:rsidRPr="008E26AF">
        <w:rPr>
          <w:sz w:val="24"/>
          <w:szCs w:val="24"/>
          <w:lang w:val="en-US"/>
        </w:rPr>
        <w:t>GetClosestNode</w:t>
      </w:r>
      <w:r w:rsidRPr="008E26AF">
        <w:rPr>
          <w:sz w:val="24"/>
          <w:szCs w:val="24"/>
        </w:rPr>
        <w:t>(</w:t>
      </w:r>
      <w:r w:rsidRPr="008E26AF">
        <w:rPr>
          <w:sz w:val="24"/>
          <w:szCs w:val="24"/>
          <w:lang w:val="en-US"/>
        </w:rPr>
        <w:t>pMesh</w:t>
      </w:r>
      <w:r w:rsidRPr="008E26AF">
        <w:rPr>
          <w:sz w:val="24"/>
          <w:szCs w:val="24"/>
        </w:rPr>
        <w:t>-&gt;</w:t>
      </w:r>
      <w:r w:rsidRPr="008E26AF">
        <w:rPr>
          <w:sz w:val="24"/>
          <w:szCs w:val="24"/>
          <w:lang w:val="en-US"/>
        </w:rPr>
        <w:t>GetBorderNode</w:t>
      </w:r>
      <w:r w:rsidRPr="008E26AF">
        <w:rPr>
          <w:sz w:val="24"/>
          <w:szCs w:val="24"/>
        </w:rPr>
        <w:t>(</w:t>
      </w:r>
      <w:r w:rsidRPr="008E26AF">
        <w:rPr>
          <w:sz w:val="24"/>
          <w:szCs w:val="24"/>
          <w:lang w:val="en-US"/>
        </w:rPr>
        <w:t>nBoundaryNode</w:t>
      </w:r>
      <w:r w:rsidRPr="008E26AF">
        <w:rPr>
          <w:sz w:val="24"/>
          <w:szCs w:val="24"/>
        </w:rPr>
        <w:t xml:space="preserve">), </w:t>
      </w:r>
      <w:r w:rsidRPr="008E26AF">
        <w:rPr>
          <w:sz w:val="24"/>
          <w:szCs w:val="24"/>
          <w:lang w:val="en-US"/>
        </w:rPr>
        <w:t>dist</w:t>
      </w:r>
      <w:r w:rsidRPr="008E26AF">
        <w:rPr>
          <w:sz w:val="24"/>
          <w:szCs w:val="24"/>
        </w:rPr>
        <w:t>);</w:t>
      </w:r>
      <w:r w:rsidRPr="008E26AF">
        <w:rPr>
          <w:sz w:val="24"/>
          <w:szCs w:val="24"/>
        </w:rPr>
        <w:tab/>
        <w:t>//получаем ближайший узел</w:t>
      </w:r>
    </w:p>
    <w:p w14:paraId="39D4609B" w14:textId="77777777" w:rsidR="008E26AF" w:rsidRPr="008E26AF" w:rsidRDefault="008E26AF" w:rsidP="008E26AF">
      <w:pPr>
        <w:spacing w:line="360" w:lineRule="auto"/>
        <w:rPr>
          <w:sz w:val="24"/>
          <w:szCs w:val="24"/>
          <w:lang w:val="en-US"/>
        </w:rPr>
      </w:pPr>
      <w:r w:rsidRPr="008E26AF">
        <w:rPr>
          <w:sz w:val="24"/>
          <w:szCs w:val="24"/>
          <w:lang w:val="en-US"/>
        </w:rPr>
        <w:t>if (nNode == -1) return false;</w:t>
      </w:r>
    </w:p>
    <w:p w14:paraId="238AFF9D" w14:textId="77777777" w:rsidR="008E26AF" w:rsidRPr="008E26AF" w:rsidRDefault="008E26AF" w:rsidP="008E26AF">
      <w:pPr>
        <w:spacing w:line="360" w:lineRule="auto"/>
        <w:rPr>
          <w:sz w:val="24"/>
          <w:szCs w:val="24"/>
          <w:lang w:val="en-US"/>
        </w:rPr>
      </w:pPr>
      <w:r w:rsidRPr="008E26AF">
        <w:rPr>
          <w:sz w:val="24"/>
          <w:szCs w:val="24"/>
          <w:lang w:val="en-US"/>
        </w:rPr>
        <w:t>DBL</w:t>
      </w:r>
      <w:r w:rsidRPr="008E26AF">
        <w:rPr>
          <w:sz w:val="24"/>
          <w:szCs w:val="24"/>
          <w:lang w:val="en-US"/>
        </w:rPr>
        <w:tab/>
        <w:t>closep = m_shape.GetNode(nNode)-&gt;GetPoint();</w:t>
      </w:r>
    </w:p>
    <w:p w14:paraId="267CF3B1" w14:textId="77777777" w:rsidR="008E26AF" w:rsidRPr="008E26AF" w:rsidRDefault="008E26AF" w:rsidP="008E26AF">
      <w:pPr>
        <w:spacing w:line="360" w:lineRule="auto"/>
        <w:rPr>
          <w:sz w:val="24"/>
          <w:szCs w:val="24"/>
        </w:rPr>
      </w:pPr>
      <w:r w:rsidRPr="008E26AF">
        <w:rPr>
          <w:sz w:val="24"/>
          <w:szCs w:val="24"/>
          <w:lang w:val="en-US"/>
        </w:rPr>
        <w:t>Math</w:t>
      </w:r>
      <w:r w:rsidRPr="008E26AF">
        <w:rPr>
          <w:sz w:val="24"/>
          <w:szCs w:val="24"/>
        </w:rPr>
        <w:t>::</w:t>
      </w:r>
      <w:r w:rsidRPr="008E26AF">
        <w:rPr>
          <w:sz w:val="24"/>
          <w:szCs w:val="24"/>
          <w:lang w:val="en-US"/>
        </w:rPr>
        <w:t>C</w:t>
      </w:r>
      <w:r w:rsidRPr="008E26AF">
        <w:rPr>
          <w:sz w:val="24"/>
          <w:szCs w:val="24"/>
        </w:rPr>
        <w:t>2</w:t>
      </w:r>
      <w:r w:rsidRPr="008E26AF">
        <w:rPr>
          <w:sz w:val="24"/>
          <w:szCs w:val="24"/>
          <w:lang w:val="en-US"/>
        </w:rPr>
        <w:t>DPoint</w:t>
      </w:r>
      <w:r w:rsidRPr="008E26AF">
        <w:rPr>
          <w:sz w:val="24"/>
          <w:szCs w:val="24"/>
        </w:rPr>
        <w:t xml:space="preserve"> </w:t>
      </w:r>
      <w:r w:rsidRPr="008E26AF">
        <w:rPr>
          <w:sz w:val="24"/>
          <w:szCs w:val="24"/>
          <w:lang w:val="en-US"/>
        </w:rPr>
        <w:t>minim</w:t>
      </w:r>
      <w:r w:rsidRPr="008E26AF">
        <w:rPr>
          <w:sz w:val="24"/>
          <w:szCs w:val="24"/>
        </w:rPr>
        <w:t xml:space="preserve">, </w:t>
      </w:r>
      <w:r w:rsidRPr="008E26AF">
        <w:rPr>
          <w:sz w:val="24"/>
          <w:szCs w:val="24"/>
          <w:lang w:val="en-US"/>
        </w:rPr>
        <w:t>clstnd</w:t>
      </w:r>
      <w:r w:rsidRPr="008E26AF">
        <w:rPr>
          <w:sz w:val="24"/>
          <w:szCs w:val="24"/>
        </w:rPr>
        <w:t>;</w:t>
      </w:r>
    </w:p>
    <w:p w14:paraId="229D95FC" w14:textId="77777777" w:rsidR="008E26AF" w:rsidRPr="008E26AF" w:rsidRDefault="008E26AF" w:rsidP="008E26AF">
      <w:pPr>
        <w:spacing w:line="360" w:lineRule="auto"/>
        <w:rPr>
          <w:sz w:val="24"/>
          <w:szCs w:val="24"/>
        </w:rPr>
      </w:pPr>
      <w:r w:rsidRPr="008E26AF">
        <w:rPr>
          <w:sz w:val="24"/>
          <w:szCs w:val="24"/>
        </w:rPr>
        <w:lastRenderedPageBreak/>
        <w:t>//находим все кривые с этим узлом</w:t>
      </w:r>
    </w:p>
    <w:p w14:paraId="128F9F5E" w14:textId="77777777" w:rsidR="008E26AF" w:rsidRPr="008E26AF" w:rsidRDefault="008E26AF" w:rsidP="008E26AF">
      <w:pPr>
        <w:spacing w:line="360" w:lineRule="auto"/>
        <w:rPr>
          <w:sz w:val="24"/>
          <w:szCs w:val="24"/>
          <w:lang w:val="en-US"/>
        </w:rPr>
      </w:pPr>
      <w:r w:rsidRPr="008E26AF">
        <w:rPr>
          <w:sz w:val="24"/>
          <w:szCs w:val="24"/>
          <w:lang w:val="en-US"/>
        </w:rPr>
        <w:t xml:space="preserve">for (size_t i = 0; i &lt; m_shape.GetCurveCount(); i++) </w:t>
      </w:r>
    </w:p>
    <w:p w14:paraId="2AE1A32E" w14:textId="77777777" w:rsidR="008E26AF" w:rsidRPr="008E26AF" w:rsidRDefault="008E26AF" w:rsidP="008E26AF">
      <w:pPr>
        <w:spacing w:line="360" w:lineRule="auto"/>
        <w:rPr>
          <w:sz w:val="24"/>
          <w:szCs w:val="24"/>
          <w:lang w:val="en-US"/>
        </w:rPr>
      </w:pPr>
      <w:r w:rsidRPr="008E26AF">
        <w:rPr>
          <w:sz w:val="24"/>
          <w:szCs w:val="24"/>
          <w:lang w:val="en-US"/>
        </w:rPr>
        <w:t>{</w:t>
      </w:r>
    </w:p>
    <w:p w14:paraId="2D3DE0DF" w14:textId="77777777" w:rsidR="008E26AF" w:rsidRPr="008E26AF" w:rsidRDefault="008E26AF" w:rsidP="008E26AF">
      <w:pPr>
        <w:spacing w:line="360" w:lineRule="auto"/>
        <w:rPr>
          <w:sz w:val="24"/>
          <w:szCs w:val="24"/>
          <w:lang w:val="en-US"/>
        </w:rPr>
      </w:pPr>
      <w:r w:rsidRPr="008E26AF">
        <w:rPr>
          <w:sz w:val="24"/>
          <w:szCs w:val="24"/>
          <w:lang w:val="en-US"/>
        </w:rPr>
        <w:tab/>
        <w:t>C2DCurve *pCur = m_shape.GetCurve(i);</w:t>
      </w:r>
    </w:p>
    <w:p w14:paraId="39E89797" w14:textId="77777777" w:rsidR="008E26AF" w:rsidRPr="008E26AF" w:rsidRDefault="008E26AF" w:rsidP="008E26AF">
      <w:pPr>
        <w:spacing w:line="360" w:lineRule="auto"/>
        <w:rPr>
          <w:sz w:val="24"/>
          <w:szCs w:val="24"/>
          <w:lang w:val="en-US"/>
        </w:rPr>
      </w:pPr>
      <w:r w:rsidRPr="008E26AF">
        <w:rPr>
          <w:sz w:val="24"/>
          <w:szCs w:val="24"/>
          <w:lang w:val="en-US"/>
        </w:rPr>
        <w:tab/>
        <w:t>if (pCur-&gt;GetStart() == nNode || pCur-&gt;GetEnd() == nNode)</w:t>
      </w:r>
    </w:p>
    <w:p w14:paraId="2B0C47C2" w14:textId="77777777" w:rsidR="008E26AF" w:rsidRPr="008E26AF" w:rsidRDefault="008E26AF" w:rsidP="008E26AF">
      <w:pPr>
        <w:spacing w:line="360" w:lineRule="auto"/>
        <w:rPr>
          <w:sz w:val="24"/>
          <w:szCs w:val="24"/>
        </w:rPr>
      </w:pPr>
      <w:r w:rsidRPr="008E26AF">
        <w:rPr>
          <w:sz w:val="24"/>
          <w:szCs w:val="24"/>
          <w:lang w:val="en-US"/>
        </w:rPr>
        <w:tab/>
      </w:r>
      <w:r w:rsidRPr="008E26AF">
        <w:rPr>
          <w:sz w:val="24"/>
          <w:szCs w:val="24"/>
        </w:rPr>
        <w:t>{</w:t>
      </w:r>
    </w:p>
    <w:p w14:paraId="1129B765" w14:textId="77777777" w:rsidR="008E26AF" w:rsidRPr="008E26AF" w:rsidRDefault="008E26AF" w:rsidP="008E26AF">
      <w:pPr>
        <w:spacing w:line="360" w:lineRule="auto"/>
        <w:rPr>
          <w:sz w:val="24"/>
          <w:szCs w:val="24"/>
        </w:rPr>
      </w:pPr>
    </w:p>
    <w:p w14:paraId="086D4FF9" w14:textId="77777777" w:rsidR="008E26AF" w:rsidRPr="008E26AF" w:rsidRDefault="008E26AF" w:rsidP="008E26AF">
      <w:pPr>
        <w:spacing w:line="360" w:lineRule="auto"/>
        <w:rPr>
          <w:sz w:val="24"/>
          <w:szCs w:val="24"/>
        </w:rPr>
      </w:pPr>
      <w:r w:rsidRPr="008E26AF">
        <w:rPr>
          <w:sz w:val="24"/>
          <w:szCs w:val="24"/>
        </w:rPr>
        <w:tab/>
      </w:r>
      <w:r w:rsidRPr="008E26AF">
        <w:rPr>
          <w:sz w:val="24"/>
          <w:szCs w:val="24"/>
        </w:rPr>
        <w:tab/>
        <w:t>//находим ближайшую точку на кривой и сравниваем с предыдущей</w:t>
      </w:r>
    </w:p>
    <w:p w14:paraId="64A1B25C" w14:textId="77777777" w:rsidR="008E26AF" w:rsidRPr="008E26AF" w:rsidRDefault="008E26AF" w:rsidP="008E26AF">
      <w:pPr>
        <w:spacing w:line="360" w:lineRule="auto"/>
        <w:rPr>
          <w:sz w:val="24"/>
          <w:szCs w:val="24"/>
          <w:lang w:val="en-US"/>
        </w:rPr>
      </w:pPr>
      <w:r w:rsidRPr="008E26AF">
        <w:rPr>
          <w:sz w:val="24"/>
          <w:szCs w:val="24"/>
        </w:rPr>
        <w:tab/>
      </w:r>
      <w:r w:rsidRPr="008E26AF">
        <w:rPr>
          <w:sz w:val="24"/>
          <w:szCs w:val="24"/>
        </w:rPr>
        <w:tab/>
      </w:r>
      <w:r w:rsidRPr="008E26AF">
        <w:rPr>
          <w:sz w:val="24"/>
          <w:szCs w:val="24"/>
          <w:lang w:val="en-US"/>
        </w:rPr>
        <w:t>int p = pCur-&gt;GetClosestPoint(pMesh-&gt;GetBorderNode(nBoundaryNode), minim);</w:t>
      </w:r>
    </w:p>
    <w:p w14:paraId="2A446863"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//int p_1 = pCur-&gt;GetClosestPoint(pMesh-&gt;GetBorderNode(nBoundaryNode2), minim);</w:t>
      </w:r>
    </w:p>
    <w:p w14:paraId="1D656633"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if (p == -1) return false;</w:t>
      </w:r>
    </w:p>
    <w:p w14:paraId="560E69E6"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r>
      <w:r w:rsidRPr="008E26AF">
        <w:rPr>
          <w:sz w:val="24"/>
          <w:szCs w:val="24"/>
          <w:lang w:val="en-US"/>
        </w:rPr>
        <w:tab/>
      </w:r>
      <w:r w:rsidRPr="008E26AF">
        <w:rPr>
          <w:sz w:val="24"/>
          <w:szCs w:val="24"/>
          <w:lang w:val="en-US"/>
        </w:rPr>
        <w:tab/>
      </w:r>
      <w:r w:rsidRPr="008E26AF">
        <w:rPr>
          <w:sz w:val="24"/>
          <w:szCs w:val="24"/>
          <w:lang w:val="en-US"/>
        </w:rPr>
        <w:tab/>
      </w:r>
    </w:p>
    <w:p w14:paraId="02017F50"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w:t>
      </w:r>
      <w:r w:rsidRPr="008E26AF">
        <w:rPr>
          <w:sz w:val="24"/>
          <w:szCs w:val="24"/>
          <w:lang w:val="en-US"/>
        </w:rPr>
        <w:tab/>
        <w:t>DBL m = pMesh-&gt;GetBorderNode(nBoundaryNode).Len(minim);</w:t>
      </w:r>
    </w:p>
    <w:p w14:paraId="0E7DE2FA"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//n1 = m_shape.GetNode((pCur-&gt;GetStart() == nNode ? pCur-&gt;GetEnd() : pCur-&gt;GetStart()))-&gt;GetPoint();</w:t>
      </w:r>
    </w:p>
    <w:p w14:paraId="0E794C2B" w14:textId="77777777" w:rsidR="008E26AF" w:rsidRPr="008E26AF" w:rsidRDefault="008E26AF" w:rsidP="008E26AF">
      <w:pPr>
        <w:spacing w:line="360" w:lineRule="auto"/>
        <w:rPr>
          <w:sz w:val="24"/>
          <w:szCs w:val="24"/>
          <w:lang w:val="en-US"/>
        </w:rPr>
      </w:pPr>
    </w:p>
    <w:p w14:paraId="5E6BD2B4"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 xml:space="preserve">if (dist &gt; pMesh-&gt;GetBorderNode(nBoundaryNode).Len(minim)) </w:t>
      </w:r>
    </w:p>
    <w:p w14:paraId="697F2F5C"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w:t>
      </w:r>
    </w:p>
    <w:p w14:paraId="4F48D2CF"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r>
      <w:r w:rsidRPr="008E26AF">
        <w:rPr>
          <w:sz w:val="24"/>
          <w:szCs w:val="24"/>
          <w:lang w:val="en-US"/>
        </w:rPr>
        <w:tab/>
        <w:t>dist = pMesh-&gt;GetBorderNode(nBoundaryNode).Len(minim);// получаем расстояние от точки Заготовки до Инструмента</w:t>
      </w:r>
    </w:p>
    <w:p w14:paraId="37CC28BD"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r>
      <w:r w:rsidRPr="008E26AF">
        <w:rPr>
          <w:sz w:val="24"/>
          <w:szCs w:val="24"/>
          <w:lang w:val="en-US"/>
        </w:rPr>
        <w:tab/>
        <w:t>//</w:t>
      </w:r>
      <w:r w:rsidRPr="008E26AF">
        <w:rPr>
          <w:sz w:val="24"/>
          <w:szCs w:val="24"/>
          <w:lang w:val="en-US"/>
        </w:rPr>
        <w:tab/>
        <w:t>dist_1 = pMesh-&gt;GetBorderNode(nBoundaryNode2).Len(minim);</w:t>
      </w:r>
    </w:p>
    <w:p w14:paraId="2E43B6D3" w14:textId="77777777" w:rsidR="008E26AF" w:rsidRPr="008E26AF" w:rsidRDefault="008E26AF" w:rsidP="008E26AF">
      <w:pPr>
        <w:spacing w:line="360" w:lineRule="auto"/>
        <w:rPr>
          <w:sz w:val="24"/>
          <w:szCs w:val="24"/>
          <w:lang w:val="en-US"/>
        </w:rPr>
      </w:pPr>
    </w:p>
    <w:p w14:paraId="76C98029"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r>
      <w:r w:rsidRPr="008E26AF">
        <w:rPr>
          <w:sz w:val="24"/>
          <w:szCs w:val="24"/>
          <w:lang w:val="en-US"/>
        </w:rPr>
        <w:tab/>
        <w:t>clstnd = minim;</w:t>
      </w:r>
    </w:p>
    <w:p w14:paraId="2B4697FC"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r>
      <w:r w:rsidRPr="008E26AF">
        <w:rPr>
          <w:sz w:val="24"/>
          <w:szCs w:val="24"/>
          <w:lang w:val="en-US"/>
        </w:rPr>
        <w:tab/>
        <w:t>closep = dist;</w:t>
      </w:r>
    </w:p>
    <w:p w14:paraId="4E417863" w14:textId="77777777"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w:t>
      </w:r>
    </w:p>
    <w:p w14:paraId="40B43FA3" w14:textId="77777777" w:rsidR="008E26AF" w:rsidRPr="008E26AF" w:rsidRDefault="008E26AF" w:rsidP="008E26AF">
      <w:pPr>
        <w:spacing w:line="360" w:lineRule="auto"/>
        <w:rPr>
          <w:sz w:val="24"/>
          <w:szCs w:val="24"/>
          <w:lang w:val="en-US"/>
        </w:rPr>
      </w:pPr>
      <w:r w:rsidRPr="008E26AF">
        <w:rPr>
          <w:sz w:val="24"/>
          <w:szCs w:val="24"/>
          <w:lang w:val="en-US"/>
        </w:rPr>
        <w:tab/>
        <w:t>}</w:t>
      </w:r>
    </w:p>
    <w:p w14:paraId="5DFA299A" w14:textId="77777777" w:rsidR="0097460B" w:rsidRDefault="008E26AF" w:rsidP="008E26AF">
      <w:pPr>
        <w:spacing w:line="360" w:lineRule="auto"/>
        <w:rPr>
          <w:sz w:val="24"/>
          <w:szCs w:val="24"/>
          <w:lang w:val="en-US"/>
        </w:rPr>
      </w:pPr>
      <w:r w:rsidRPr="008E26AF">
        <w:rPr>
          <w:sz w:val="24"/>
          <w:szCs w:val="24"/>
          <w:lang w:val="en-US"/>
        </w:rPr>
        <w:t>}</w:t>
      </w:r>
    </w:p>
    <w:p w14:paraId="611AED88" w14:textId="77777777" w:rsidR="008E26AF" w:rsidRDefault="008E26AF" w:rsidP="008E26AF">
      <w:pPr>
        <w:spacing w:line="360" w:lineRule="auto"/>
        <w:rPr>
          <w:sz w:val="24"/>
          <w:szCs w:val="24"/>
          <w:lang w:val="en-US"/>
        </w:rPr>
      </w:pPr>
      <w:r w:rsidRPr="008E26AF">
        <w:rPr>
          <w:sz w:val="24"/>
          <w:szCs w:val="24"/>
          <w:lang w:val="en-US"/>
        </w:rPr>
        <w:t>DBL testangle = m_shape.GetNode(nNode)-&gt;GetPoint().x - clstnd.x ? atan((m_shape.GetNode(nNode)-&gt;GetPoint().y - clstnd.y) / (m_shape.GetNode(nNode)-&gt;GetPoint().x - clstnd.x)) : 1.5708;</w:t>
      </w:r>
    </w:p>
    <w:p w14:paraId="61176C85" w14:textId="77777777" w:rsidR="008E26AF" w:rsidRDefault="008E26AF" w:rsidP="008E26AF">
      <w:pPr>
        <w:spacing w:line="360" w:lineRule="auto"/>
        <w:rPr>
          <w:sz w:val="24"/>
          <w:szCs w:val="24"/>
          <w:lang w:val="en-US"/>
        </w:rPr>
      </w:pPr>
    </w:p>
    <w:p w14:paraId="5AAB1CA8" w14:textId="77777777" w:rsidR="008E26AF" w:rsidRPr="0097460B" w:rsidRDefault="008E26AF" w:rsidP="008E26AF">
      <w:pPr>
        <w:spacing w:line="360" w:lineRule="auto"/>
        <w:rPr>
          <w:sz w:val="24"/>
          <w:szCs w:val="24"/>
          <w:lang w:val="en-US"/>
        </w:rPr>
      </w:pPr>
    </w:p>
    <w:sectPr w:rsidR="008E26AF" w:rsidRPr="0097460B" w:rsidSect="007A4F8D">
      <w:footerReference w:type="default" r:id="rId27"/>
      <w:pgSz w:w="11906" w:h="16838"/>
      <w:pgMar w:top="1134" w:right="567"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Stanislav Bober" w:date="2017-05-08T16:01:00Z" w:initials="SB">
    <w:p w14:paraId="2FA95598" w14:textId="77777777" w:rsidR="008116F8" w:rsidRPr="008116F8" w:rsidRDefault="008116F8">
      <w:pPr>
        <w:pStyle w:val="af4"/>
      </w:pPr>
      <w:r>
        <w:rPr>
          <w:rStyle w:val="af3"/>
        </w:rPr>
        <w:annotationRef/>
      </w:r>
      <w:r>
        <w:t>Переписать</w:t>
      </w:r>
    </w:p>
  </w:comment>
  <w:comment w:id="109" w:author="Stanislav Bober" w:date="2017-05-08T17:46:00Z" w:initials="SB">
    <w:p w14:paraId="0E456344" w14:textId="77777777" w:rsidR="009E6E62" w:rsidRDefault="009E6E62">
      <w:pPr>
        <w:pStyle w:val="af4"/>
      </w:pPr>
      <w:r>
        <w:rPr>
          <w:rStyle w:val="af3"/>
        </w:rPr>
        <w:annotationRef/>
      </w:r>
      <w:r>
        <w:t xml:space="preserve">Переписать. </w:t>
      </w:r>
    </w:p>
    <w:p w14:paraId="16FDE047" w14:textId="77777777" w:rsidR="009E6E62" w:rsidRDefault="009E6E62" w:rsidP="009E6E62">
      <w:pPr>
        <w:pStyle w:val="af4"/>
        <w:numPr>
          <w:ilvl w:val="0"/>
          <w:numId w:val="4"/>
        </w:numPr>
      </w:pPr>
      <w:r>
        <w:t>Здесь имеются ввиду граничные условия в виде скоростей. Запрещение перемещения узла по какой-то оси означает, что задано граничное условие в скоростях на соответствующую степень свободы указанного узла.</w:t>
      </w:r>
    </w:p>
    <w:p w14:paraId="2491BC97" w14:textId="77777777" w:rsidR="009E6E62" w:rsidRDefault="009E6E62" w:rsidP="009E6E62">
      <w:pPr>
        <w:pStyle w:val="af4"/>
        <w:numPr>
          <w:ilvl w:val="0"/>
          <w:numId w:val="4"/>
        </w:numPr>
      </w:pPr>
      <w:r>
        <w:t xml:space="preserve"> Недостаточно зануления строк и столбцов – необходимо на диагональ также поставить единицу. Это всё происходит из-за того, что соответствующее данной строке уравнение необходимо привести к тривиальному</w:t>
      </w:r>
      <w:r w:rsidRPr="009E6E62">
        <w:t>:</w:t>
      </w:r>
      <w:r>
        <w:t xml:space="preserve"> </w:t>
      </w:r>
      <w:r>
        <w:rPr>
          <w:lang w:val="en-US"/>
        </w:rPr>
        <w:t>v</w:t>
      </w:r>
      <w:r w:rsidRPr="009E6E62">
        <w:t>_</w:t>
      </w:r>
      <w:r>
        <w:rPr>
          <w:lang w:val="en-US"/>
        </w:rPr>
        <w:t>j</w:t>
      </w:r>
      <w:r w:rsidRPr="009E6E62">
        <w:t xml:space="preserve"> = </w:t>
      </w:r>
      <w:r>
        <w:rPr>
          <w:lang w:val="en-US"/>
        </w:rPr>
        <w:t>f</w:t>
      </w:r>
      <w:r w:rsidRPr="009E6E62">
        <w:t>_</w:t>
      </w:r>
      <w:r>
        <w:rPr>
          <w:lang w:val="en-US"/>
        </w:rPr>
        <w:t>j</w:t>
      </w:r>
      <w:r>
        <w:t xml:space="preserve">, где </w:t>
      </w:r>
      <w:r>
        <w:rPr>
          <w:lang w:val="en-US"/>
        </w:rPr>
        <w:t>j</w:t>
      </w:r>
      <w:r w:rsidRPr="009E6E62">
        <w:t xml:space="preserve"> </w:t>
      </w:r>
      <w:r>
        <w:t>–</w:t>
      </w:r>
      <w:r w:rsidRPr="009E6E62">
        <w:t xml:space="preserve"> </w:t>
      </w:r>
      <w:r>
        <w:t>номер строки.</w:t>
      </w:r>
    </w:p>
    <w:p w14:paraId="05FCBA8F" w14:textId="77777777" w:rsidR="009E6E62" w:rsidRDefault="009E6E62" w:rsidP="009E6E62">
      <w:pPr>
        <w:pStyle w:val="af4"/>
        <w:ind w:firstLine="0"/>
      </w:pPr>
    </w:p>
  </w:comment>
  <w:comment w:id="113" w:author="Stanislav Bober" w:date="2017-05-08T18:09:00Z" w:initials="SB">
    <w:p w14:paraId="4B8DC149" w14:textId="77777777" w:rsidR="009679E1" w:rsidRDefault="009679E1">
      <w:pPr>
        <w:pStyle w:val="af4"/>
      </w:pPr>
      <w:r>
        <w:rPr>
          <w:rStyle w:val="af3"/>
        </w:rPr>
        <w:annotationRef/>
      </w:r>
      <w:r>
        <w:t>Здесь нужно переписать в более научном стиле</w:t>
      </w:r>
    </w:p>
  </w:comment>
  <w:comment w:id="185" w:author="Stanislav Bober" w:date="2017-05-08T18:20:00Z" w:initials="SB">
    <w:p w14:paraId="183CF659" w14:textId="77777777" w:rsidR="00236ABD" w:rsidRDefault="00236ABD">
      <w:pPr>
        <w:pStyle w:val="af4"/>
      </w:pPr>
      <w:r>
        <w:rPr>
          <w:rStyle w:val="af3"/>
        </w:rPr>
        <w:annotationRef/>
      </w:r>
      <w:r>
        <w:t>На всех графиках подписи к осям и значения на осях нужно выполнить шрифтом большего размера, примерно соответствующим размеру подрисуночной подписи.</w:t>
      </w:r>
    </w:p>
  </w:comment>
  <w:comment w:id="205" w:author="Stanislav Bober" w:date="2017-05-08T18:32:00Z" w:initials="SB">
    <w:p w14:paraId="75C36C3A" w14:textId="77777777" w:rsidR="00655436" w:rsidRPr="00655436" w:rsidRDefault="00655436">
      <w:pPr>
        <w:pStyle w:val="af4"/>
      </w:pPr>
      <w:r>
        <w:rPr>
          <w:rStyle w:val="af3"/>
        </w:rPr>
        <w:annotationRef/>
      </w:r>
      <w:r>
        <w:t xml:space="preserve">Если код скопировать из </w:t>
      </w:r>
      <w:r>
        <w:rPr>
          <w:lang w:val="en-US"/>
        </w:rPr>
        <w:t>Visual</w:t>
      </w:r>
      <w:r w:rsidRPr="00655436">
        <w:t xml:space="preserve"> </w:t>
      </w:r>
      <w:r>
        <w:rPr>
          <w:lang w:val="en-US"/>
        </w:rPr>
        <w:t>Studio</w:t>
      </w:r>
      <w:r w:rsidRPr="00655436">
        <w:t xml:space="preserve"> </w:t>
      </w:r>
      <w:r>
        <w:t xml:space="preserve">и напрямую вставить в </w:t>
      </w:r>
      <w:r>
        <w:rPr>
          <w:lang w:val="en-US"/>
        </w:rPr>
        <w:t>Word</w:t>
      </w:r>
      <w:r>
        <w:t>, то он будет сделан красиво: моноширинный шрифт, хороший размер и расцветка.</w:t>
      </w:r>
      <w:bookmarkStart w:id="206" w:name="_GoBack"/>
      <w:bookmarkEnd w:id="20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A95598" w15:done="0"/>
  <w15:commentEx w15:paraId="05FCBA8F" w15:done="0"/>
  <w15:commentEx w15:paraId="4B8DC149" w15:done="0"/>
  <w15:commentEx w15:paraId="183CF659" w15:done="0"/>
  <w15:commentEx w15:paraId="75C36C3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38451A" w14:textId="77777777" w:rsidR="00EF0418" w:rsidRDefault="00EF0418" w:rsidP="00A26F01">
      <w:r>
        <w:separator/>
      </w:r>
    </w:p>
    <w:p w14:paraId="18BFCDF7" w14:textId="77777777" w:rsidR="00EF0418" w:rsidRDefault="00EF0418"/>
  </w:endnote>
  <w:endnote w:type="continuationSeparator" w:id="0">
    <w:p w14:paraId="5A252894" w14:textId="77777777" w:rsidR="00EF0418" w:rsidRDefault="00EF0418" w:rsidP="00A26F01">
      <w:r>
        <w:continuationSeparator/>
      </w:r>
    </w:p>
    <w:p w14:paraId="5E929EBD" w14:textId="77777777" w:rsidR="00EF0418" w:rsidRDefault="00EF04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6283845"/>
      <w:docPartObj>
        <w:docPartGallery w:val="Page Numbers (Bottom of Page)"/>
        <w:docPartUnique/>
      </w:docPartObj>
    </w:sdtPr>
    <w:sdtContent>
      <w:p w14:paraId="192361E8" w14:textId="1DAE86BF" w:rsidR="008116F8" w:rsidRDefault="008116F8">
        <w:pPr>
          <w:pStyle w:val="a8"/>
          <w:jc w:val="center"/>
        </w:pPr>
        <w:r>
          <w:fldChar w:fldCharType="begin"/>
        </w:r>
        <w:r>
          <w:instrText>PAGE   \* MERGEFORMAT</w:instrText>
        </w:r>
        <w:r>
          <w:fldChar w:fldCharType="separate"/>
        </w:r>
        <w:r w:rsidR="00655436">
          <w:rPr>
            <w:noProof/>
          </w:rPr>
          <w:t>10</w:t>
        </w:r>
        <w:r>
          <w:fldChar w:fldCharType="end"/>
        </w:r>
      </w:p>
    </w:sdtContent>
  </w:sdt>
  <w:p w14:paraId="7D6FBE32" w14:textId="77777777" w:rsidR="008116F8" w:rsidRDefault="008116F8">
    <w:pPr>
      <w:pStyle w:val="a8"/>
    </w:pPr>
  </w:p>
  <w:p w14:paraId="42E077DA" w14:textId="77777777" w:rsidR="008116F8" w:rsidRDefault="008116F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7E5E06" w14:textId="77777777" w:rsidR="00EF0418" w:rsidRDefault="00EF0418" w:rsidP="00A26F01">
      <w:r>
        <w:separator/>
      </w:r>
    </w:p>
    <w:p w14:paraId="26E9E5A5" w14:textId="77777777" w:rsidR="00EF0418" w:rsidRDefault="00EF0418"/>
  </w:footnote>
  <w:footnote w:type="continuationSeparator" w:id="0">
    <w:p w14:paraId="21A6C659" w14:textId="77777777" w:rsidR="00EF0418" w:rsidRDefault="00EF0418" w:rsidP="00A26F01">
      <w:r>
        <w:continuationSeparator/>
      </w:r>
    </w:p>
    <w:p w14:paraId="161410B0" w14:textId="77777777" w:rsidR="00EF0418" w:rsidRDefault="00EF0418"/>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A37F4"/>
    <w:multiLevelType w:val="multilevel"/>
    <w:tmpl w:val="DBD8896C"/>
    <w:lvl w:ilvl="0">
      <w:start w:val="1"/>
      <w:numFmt w:val="decimal"/>
      <w:lvlText w:val="%1"/>
      <w:lvlJc w:val="left"/>
      <w:pPr>
        <w:ind w:left="432" w:hanging="432"/>
      </w:pPr>
      <w:rPr>
        <w:b/>
      </w:rPr>
    </w:lvl>
    <w:lvl w:ilvl="1">
      <w:start w:val="1"/>
      <w:numFmt w:val="decimal"/>
      <w:pStyle w:val="2"/>
      <w:lvlText w:val="%1.%2"/>
      <w:lvlJc w:val="left"/>
      <w:pPr>
        <w:ind w:left="1569" w:hanging="576"/>
      </w:pPr>
      <w:rPr>
        <w:i w:val="0"/>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9740679"/>
    <w:multiLevelType w:val="hybridMultilevel"/>
    <w:tmpl w:val="35FA27A4"/>
    <w:lvl w:ilvl="0" w:tplc="7618D2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641111A"/>
    <w:multiLevelType w:val="hybridMultilevel"/>
    <w:tmpl w:val="737CD4DA"/>
    <w:lvl w:ilvl="0" w:tplc="37E6F1E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anislav Bober">
    <w15:presenceInfo w15:providerId="Windows Live" w15:userId="7e4fc61c053ae6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F8A"/>
    <w:rsid w:val="00041F8A"/>
    <w:rsid w:val="00080B17"/>
    <w:rsid w:val="00084290"/>
    <w:rsid w:val="000A1B3B"/>
    <w:rsid w:val="000C204D"/>
    <w:rsid w:val="000D2D86"/>
    <w:rsid w:val="000E6BAC"/>
    <w:rsid w:val="000F1910"/>
    <w:rsid w:val="00114C96"/>
    <w:rsid w:val="00133A08"/>
    <w:rsid w:val="001416AA"/>
    <w:rsid w:val="00146E83"/>
    <w:rsid w:val="00151DBE"/>
    <w:rsid w:val="00222EA6"/>
    <w:rsid w:val="0022372D"/>
    <w:rsid w:val="00236ABD"/>
    <w:rsid w:val="00265D1F"/>
    <w:rsid w:val="002824E9"/>
    <w:rsid w:val="002A79D8"/>
    <w:rsid w:val="002B05D4"/>
    <w:rsid w:val="002B2B77"/>
    <w:rsid w:val="002B6FC0"/>
    <w:rsid w:val="002D7E58"/>
    <w:rsid w:val="00306CFC"/>
    <w:rsid w:val="00310E61"/>
    <w:rsid w:val="00390313"/>
    <w:rsid w:val="003E615D"/>
    <w:rsid w:val="00415DBA"/>
    <w:rsid w:val="0041603B"/>
    <w:rsid w:val="00431ADC"/>
    <w:rsid w:val="004365F5"/>
    <w:rsid w:val="004761ED"/>
    <w:rsid w:val="00482B8C"/>
    <w:rsid w:val="004B5000"/>
    <w:rsid w:val="004F5751"/>
    <w:rsid w:val="005052F9"/>
    <w:rsid w:val="005A5973"/>
    <w:rsid w:val="005C43D0"/>
    <w:rsid w:val="00650B57"/>
    <w:rsid w:val="00651C62"/>
    <w:rsid w:val="006535B1"/>
    <w:rsid w:val="00655436"/>
    <w:rsid w:val="0066674B"/>
    <w:rsid w:val="006967BE"/>
    <w:rsid w:val="006A1647"/>
    <w:rsid w:val="006E0AA8"/>
    <w:rsid w:val="00704639"/>
    <w:rsid w:val="007278E7"/>
    <w:rsid w:val="00727F66"/>
    <w:rsid w:val="0075733F"/>
    <w:rsid w:val="00766136"/>
    <w:rsid w:val="007938AB"/>
    <w:rsid w:val="007A4F8D"/>
    <w:rsid w:val="007C1925"/>
    <w:rsid w:val="007E7027"/>
    <w:rsid w:val="007F3340"/>
    <w:rsid w:val="008116F8"/>
    <w:rsid w:val="008A68FE"/>
    <w:rsid w:val="008D0BFB"/>
    <w:rsid w:val="008E26AF"/>
    <w:rsid w:val="00905BDA"/>
    <w:rsid w:val="0094260A"/>
    <w:rsid w:val="00952233"/>
    <w:rsid w:val="00965C1F"/>
    <w:rsid w:val="009679E1"/>
    <w:rsid w:val="0097460B"/>
    <w:rsid w:val="009A718F"/>
    <w:rsid w:val="009C1AD7"/>
    <w:rsid w:val="009E062D"/>
    <w:rsid w:val="009E5E10"/>
    <w:rsid w:val="009E6E62"/>
    <w:rsid w:val="009F438B"/>
    <w:rsid w:val="00A12FCE"/>
    <w:rsid w:val="00A260CE"/>
    <w:rsid w:val="00A26F01"/>
    <w:rsid w:val="00A72349"/>
    <w:rsid w:val="00AB6010"/>
    <w:rsid w:val="00B0110C"/>
    <w:rsid w:val="00B01BDB"/>
    <w:rsid w:val="00B403B4"/>
    <w:rsid w:val="00B425B5"/>
    <w:rsid w:val="00C039A7"/>
    <w:rsid w:val="00C2313D"/>
    <w:rsid w:val="00CC595A"/>
    <w:rsid w:val="00CD2065"/>
    <w:rsid w:val="00DE21EF"/>
    <w:rsid w:val="00E02DAF"/>
    <w:rsid w:val="00E17E0F"/>
    <w:rsid w:val="00E277EF"/>
    <w:rsid w:val="00E47142"/>
    <w:rsid w:val="00E476E1"/>
    <w:rsid w:val="00E674F9"/>
    <w:rsid w:val="00E70ADB"/>
    <w:rsid w:val="00EA46DA"/>
    <w:rsid w:val="00EA672A"/>
    <w:rsid w:val="00EB4B87"/>
    <w:rsid w:val="00EB66F0"/>
    <w:rsid w:val="00EC76DB"/>
    <w:rsid w:val="00ED12F9"/>
    <w:rsid w:val="00EF0418"/>
    <w:rsid w:val="00F20B11"/>
    <w:rsid w:val="00F57F5D"/>
  </w:rsids>
  <m:mathPr>
    <m:mathFont m:val="Cambria Math"/>
    <m:brkBin m:val="before"/>
    <m:brkBinSub m:val="--"/>
    <m:smallFrac m:val="0"/>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28C3A"/>
  <w15:chartTrackingRefBased/>
  <w15:docId w15:val="{1A5F63E4-BC75-4387-99F0-E734892C2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1BDB"/>
    <w:pPr>
      <w:spacing w:after="0" w:line="24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7A4F8D"/>
    <w:pPr>
      <w:keepNext/>
      <w:keepLines/>
      <w:spacing w:before="240"/>
      <w:ind w:firstLine="0"/>
      <w:jc w:val="center"/>
      <w:outlineLvl w:val="0"/>
    </w:pPr>
    <w:rPr>
      <w:rFonts w:eastAsiaTheme="majorEastAsia"/>
      <w:color w:val="2F5496" w:themeColor="accent1" w:themeShade="BF"/>
      <w:sz w:val="36"/>
      <w:szCs w:val="36"/>
    </w:rPr>
  </w:style>
  <w:style w:type="paragraph" w:styleId="2">
    <w:name w:val="heading 2"/>
    <w:basedOn w:val="a"/>
    <w:next w:val="a"/>
    <w:link w:val="20"/>
    <w:uiPriority w:val="1"/>
    <w:qFormat/>
    <w:rsid w:val="00A26F01"/>
    <w:pPr>
      <w:keepNext/>
      <w:numPr>
        <w:ilvl w:val="1"/>
        <w:numId w:val="1"/>
      </w:numPr>
      <w:spacing w:before="120" w:after="60"/>
      <w:ind w:left="576"/>
      <w:outlineLvl w:val="1"/>
    </w:pPr>
    <w:rPr>
      <w:rFonts w:eastAsia="Times New Roman"/>
      <w:b/>
      <w:bCs/>
      <w:iCs/>
      <w:szCs w:val="28"/>
    </w:rPr>
  </w:style>
  <w:style w:type="paragraph" w:styleId="3">
    <w:name w:val="heading 3"/>
    <w:basedOn w:val="a"/>
    <w:next w:val="a"/>
    <w:link w:val="30"/>
    <w:uiPriority w:val="1"/>
    <w:qFormat/>
    <w:rsid w:val="00A26F01"/>
    <w:pPr>
      <w:keepNext/>
      <w:numPr>
        <w:ilvl w:val="2"/>
        <w:numId w:val="1"/>
      </w:numPr>
      <w:spacing w:before="240" w:after="60"/>
      <w:outlineLvl w:val="2"/>
    </w:pPr>
    <w:rPr>
      <w:rFonts w:ascii="Cambria" w:eastAsia="Times New Roman" w:hAnsi="Cambria"/>
      <w:b/>
      <w:bCs/>
      <w:sz w:val="26"/>
      <w:szCs w:val="26"/>
    </w:rPr>
  </w:style>
  <w:style w:type="paragraph" w:styleId="4">
    <w:name w:val="heading 4"/>
    <w:basedOn w:val="a"/>
    <w:next w:val="a"/>
    <w:link w:val="40"/>
    <w:uiPriority w:val="1"/>
    <w:qFormat/>
    <w:rsid w:val="00A26F01"/>
    <w:pPr>
      <w:keepNext/>
      <w:numPr>
        <w:ilvl w:val="3"/>
        <w:numId w:val="1"/>
      </w:numPr>
      <w:spacing w:before="240" w:after="60"/>
      <w:outlineLvl w:val="3"/>
    </w:pPr>
    <w:rPr>
      <w:rFonts w:ascii="Calibri" w:eastAsia="Times New Roman" w:hAnsi="Calibri"/>
      <w:b/>
      <w:bCs/>
      <w:szCs w:val="28"/>
    </w:rPr>
  </w:style>
  <w:style w:type="paragraph" w:styleId="5">
    <w:name w:val="heading 5"/>
    <w:basedOn w:val="a"/>
    <w:next w:val="a"/>
    <w:link w:val="50"/>
    <w:uiPriority w:val="1"/>
    <w:qFormat/>
    <w:rsid w:val="00A26F01"/>
    <w:pPr>
      <w:numPr>
        <w:ilvl w:val="4"/>
        <w:numId w:val="1"/>
      </w:numPr>
      <w:spacing w:before="240" w:after="60"/>
      <w:outlineLvl w:val="4"/>
    </w:pPr>
    <w:rPr>
      <w:rFonts w:ascii="Calibri" w:eastAsia="Times New Roman" w:hAnsi="Calibri"/>
      <w:b/>
      <w:bCs/>
      <w:i/>
      <w:iCs/>
      <w:sz w:val="26"/>
      <w:szCs w:val="26"/>
    </w:rPr>
  </w:style>
  <w:style w:type="paragraph" w:styleId="6">
    <w:name w:val="heading 6"/>
    <w:basedOn w:val="a"/>
    <w:next w:val="a"/>
    <w:link w:val="60"/>
    <w:uiPriority w:val="9"/>
    <w:qFormat/>
    <w:rsid w:val="00A26F01"/>
    <w:pPr>
      <w:numPr>
        <w:ilvl w:val="5"/>
        <w:numId w:val="1"/>
      </w:numPr>
      <w:spacing w:before="240" w:after="60"/>
      <w:outlineLvl w:val="5"/>
    </w:pPr>
    <w:rPr>
      <w:rFonts w:ascii="Calibri" w:eastAsia="Times New Roman" w:hAnsi="Calibri"/>
      <w:b/>
      <w:bCs/>
      <w:sz w:val="22"/>
    </w:rPr>
  </w:style>
  <w:style w:type="paragraph" w:styleId="7">
    <w:name w:val="heading 7"/>
    <w:basedOn w:val="a"/>
    <w:next w:val="a"/>
    <w:link w:val="70"/>
    <w:uiPriority w:val="9"/>
    <w:qFormat/>
    <w:rsid w:val="00A26F01"/>
    <w:pPr>
      <w:numPr>
        <w:ilvl w:val="6"/>
        <w:numId w:val="1"/>
      </w:numPr>
      <w:spacing w:before="240" w:after="60"/>
      <w:outlineLvl w:val="6"/>
    </w:pPr>
    <w:rPr>
      <w:rFonts w:ascii="Calibri" w:eastAsia="Times New Roman" w:hAnsi="Calibri"/>
      <w:szCs w:val="24"/>
    </w:rPr>
  </w:style>
  <w:style w:type="paragraph" w:styleId="8">
    <w:name w:val="heading 8"/>
    <w:basedOn w:val="a"/>
    <w:next w:val="a"/>
    <w:link w:val="80"/>
    <w:uiPriority w:val="9"/>
    <w:qFormat/>
    <w:rsid w:val="00A26F01"/>
    <w:pPr>
      <w:numPr>
        <w:ilvl w:val="7"/>
        <w:numId w:val="1"/>
      </w:numPr>
      <w:spacing w:before="240" w:after="60"/>
      <w:outlineLvl w:val="7"/>
    </w:pPr>
    <w:rPr>
      <w:rFonts w:ascii="Calibri" w:eastAsia="Times New Roman" w:hAnsi="Calibri"/>
      <w:i/>
      <w:iCs/>
      <w:szCs w:val="24"/>
    </w:rPr>
  </w:style>
  <w:style w:type="paragraph" w:styleId="9">
    <w:name w:val="heading 9"/>
    <w:basedOn w:val="a"/>
    <w:next w:val="a"/>
    <w:link w:val="90"/>
    <w:uiPriority w:val="9"/>
    <w:qFormat/>
    <w:rsid w:val="00A26F01"/>
    <w:pPr>
      <w:numPr>
        <w:ilvl w:val="8"/>
        <w:numId w:val="1"/>
      </w:numPr>
      <w:spacing w:before="240" w:after="60"/>
      <w:outlineLvl w:val="8"/>
    </w:pPr>
    <w:rPr>
      <w:rFonts w:ascii="Cambria" w:eastAsia="Times New Roman"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26F01"/>
    <w:rPr>
      <w:color w:val="808080"/>
    </w:rPr>
  </w:style>
  <w:style w:type="paragraph" w:styleId="a4">
    <w:name w:val="Title"/>
    <w:basedOn w:val="a"/>
    <w:next w:val="a"/>
    <w:link w:val="a5"/>
    <w:uiPriority w:val="10"/>
    <w:qFormat/>
    <w:rsid w:val="00A26F01"/>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A26F01"/>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1"/>
    <w:rsid w:val="00A26F01"/>
    <w:rPr>
      <w:rFonts w:ascii="Times New Roman" w:eastAsia="Times New Roman" w:hAnsi="Times New Roman" w:cs="Times New Roman"/>
      <w:b/>
      <w:bCs/>
      <w:iCs/>
      <w:sz w:val="24"/>
      <w:szCs w:val="28"/>
    </w:rPr>
  </w:style>
  <w:style w:type="character" w:customStyle="1" w:styleId="30">
    <w:name w:val="Заголовок 3 Знак"/>
    <w:basedOn w:val="a0"/>
    <w:link w:val="3"/>
    <w:uiPriority w:val="1"/>
    <w:rsid w:val="00A26F01"/>
    <w:rPr>
      <w:rFonts w:ascii="Cambria" w:eastAsia="Times New Roman" w:hAnsi="Cambria" w:cs="Times New Roman"/>
      <w:b/>
      <w:bCs/>
      <w:sz w:val="26"/>
      <w:szCs w:val="26"/>
    </w:rPr>
  </w:style>
  <w:style w:type="character" w:customStyle="1" w:styleId="40">
    <w:name w:val="Заголовок 4 Знак"/>
    <w:basedOn w:val="a0"/>
    <w:link w:val="4"/>
    <w:uiPriority w:val="1"/>
    <w:rsid w:val="00A26F01"/>
    <w:rPr>
      <w:rFonts w:ascii="Calibri" w:eastAsia="Times New Roman" w:hAnsi="Calibri" w:cs="Times New Roman"/>
      <w:b/>
      <w:bCs/>
      <w:sz w:val="28"/>
      <w:szCs w:val="28"/>
    </w:rPr>
  </w:style>
  <w:style w:type="character" w:customStyle="1" w:styleId="50">
    <w:name w:val="Заголовок 5 Знак"/>
    <w:basedOn w:val="a0"/>
    <w:link w:val="5"/>
    <w:uiPriority w:val="1"/>
    <w:rsid w:val="00A26F01"/>
    <w:rPr>
      <w:rFonts w:ascii="Calibri" w:eastAsia="Times New Roman" w:hAnsi="Calibri" w:cs="Times New Roman"/>
      <w:b/>
      <w:bCs/>
      <w:i/>
      <w:iCs/>
      <w:sz w:val="26"/>
      <w:szCs w:val="26"/>
    </w:rPr>
  </w:style>
  <w:style w:type="character" w:customStyle="1" w:styleId="60">
    <w:name w:val="Заголовок 6 Знак"/>
    <w:basedOn w:val="a0"/>
    <w:link w:val="6"/>
    <w:uiPriority w:val="9"/>
    <w:rsid w:val="00A26F01"/>
    <w:rPr>
      <w:rFonts w:ascii="Calibri" w:eastAsia="Times New Roman" w:hAnsi="Calibri" w:cs="Times New Roman"/>
      <w:b/>
      <w:bCs/>
    </w:rPr>
  </w:style>
  <w:style w:type="character" w:customStyle="1" w:styleId="70">
    <w:name w:val="Заголовок 7 Знак"/>
    <w:basedOn w:val="a0"/>
    <w:link w:val="7"/>
    <w:uiPriority w:val="9"/>
    <w:rsid w:val="00A26F01"/>
    <w:rPr>
      <w:rFonts w:ascii="Calibri" w:eastAsia="Times New Roman" w:hAnsi="Calibri" w:cs="Times New Roman"/>
      <w:sz w:val="24"/>
      <w:szCs w:val="24"/>
    </w:rPr>
  </w:style>
  <w:style w:type="character" w:customStyle="1" w:styleId="80">
    <w:name w:val="Заголовок 8 Знак"/>
    <w:basedOn w:val="a0"/>
    <w:link w:val="8"/>
    <w:uiPriority w:val="9"/>
    <w:rsid w:val="00A26F01"/>
    <w:rPr>
      <w:rFonts w:ascii="Calibri" w:eastAsia="Times New Roman" w:hAnsi="Calibri" w:cs="Times New Roman"/>
      <w:i/>
      <w:iCs/>
      <w:sz w:val="24"/>
      <w:szCs w:val="24"/>
    </w:rPr>
  </w:style>
  <w:style w:type="character" w:customStyle="1" w:styleId="90">
    <w:name w:val="Заголовок 9 Знак"/>
    <w:basedOn w:val="a0"/>
    <w:link w:val="9"/>
    <w:uiPriority w:val="9"/>
    <w:rsid w:val="00A26F01"/>
    <w:rPr>
      <w:rFonts w:ascii="Cambria" w:eastAsia="Times New Roman" w:hAnsi="Cambria" w:cs="Times New Roman"/>
    </w:rPr>
  </w:style>
  <w:style w:type="paragraph" w:styleId="a6">
    <w:name w:val="header"/>
    <w:basedOn w:val="a"/>
    <w:link w:val="a7"/>
    <w:uiPriority w:val="99"/>
    <w:unhideWhenUsed/>
    <w:rsid w:val="00A26F01"/>
    <w:pPr>
      <w:tabs>
        <w:tab w:val="center" w:pos="4677"/>
        <w:tab w:val="right" w:pos="9355"/>
      </w:tabs>
    </w:pPr>
  </w:style>
  <w:style w:type="character" w:customStyle="1" w:styleId="a7">
    <w:name w:val="Верхний колонтитул Знак"/>
    <w:basedOn w:val="a0"/>
    <w:link w:val="a6"/>
    <w:uiPriority w:val="99"/>
    <w:rsid w:val="00A26F01"/>
    <w:rPr>
      <w:rFonts w:ascii="Times New Roman" w:eastAsia="Calibri" w:hAnsi="Times New Roman" w:cs="Times New Roman"/>
      <w:sz w:val="24"/>
    </w:rPr>
  </w:style>
  <w:style w:type="paragraph" w:styleId="a8">
    <w:name w:val="footer"/>
    <w:basedOn w:val="a"/>
    <w:link w:val="a9"/>
    <w:uiPriority w:val="99"/>
    <w:unhideWhenUsed/>
    <w:rsid w:val="00A26F01"/>
    <w:pPr>
      <w:tabs>
        <w:tab w:val="center" w:pos="4677"/>
        <w:tab w:val="right" w:pos="9355"/>
      </w:tabs>
    </w:pPr>
  </w:style>
  <w:style w:type="character" w:customStyle="1" w:styleId="a9">
    <w:name w:val="Нижний колонтитул Знак"/>
    <w:basedOn w:val="a0"/>
    <w:link w:val="a8"/>
    <w:uiPriority w:val="99"/>
    <w:rsid w:val="00A26F01"/>
    <w:rPr>
      <w:rFonts w:ascii="Times New Roman" w:eastAsia="Calibri" w:hAnsi="Times New Roman" w:cs="Times New Roman"/>
      <w:sz w:val="24"/>
    </w:rPr>
  </w:style>
  <w:style w:type="paragraph" w:styleId="aa">
    <w:name w:val="Balloon Text"/>
    <w:basedOn w:val="a"/>
    <w:link w:val="ab"/>
    <w:uiPriority w:val="99"/>
    <w:semiHidden/>
    <w:unhideWhenUsed/>
    <w:rsid w:val="009F438B"/>
    <w:rPr>
      <w:rFonts w:ascii="Segoe UI" w:hAnsi="Segoe UI" w:cs="Segoe UI"/>
      <w:sz w:val="18"/>
      <w:szCs w:val="18"/>
    </w:rPr>
  </w:style>
  <w:style w:type="character" w:customStyle="1" w:styleId="ab">
    <w:name w:val="Текст выноски Знак"/>
    <w:basedOn w:val="a0"/>
    <w:link w:val="aa"/>
    <w:uiPriority w:val="99"/>
    <w:semiHidden/>
    <w:rsid w:val="009F438B"/>
    <w:rPr>
      <w:rFonts w:ascii="Segoe UI" w:eastAsia="Calibri" w:hAnsi="Segoe UI" w:cs="Segoe UI"/>
      <w:sz w:val="18"/>
      <w:szCs w:val="18"/>
    </w:rPr>
  </w:style>
  <w:style w:type="character" w:customStyle="1" w:styleId="10">
    <w:name w:val="Заголовок 1 Знак"/>
    <w:basedOn w:val="a0"/>
    <w:link w:val="1"/>
    <w:uiPriority w:val="9"/>
    <w:rsid w:val="007A4F8D"/>
    <w:rPr>
      <w:rFonts w:ascii="Times New Roman" w:eastAsiaTheme="majorEastAsia" w:hAnsi="Times New Roman" w:cs="Times New Roman"/>
      <w:color w:val="2F5496" w:themeColor="accent1" w:themeShade="BF"/>
      <w:sz w:val="36"/>
      <w:szCs w:val="36"/>
    </w:rPr>
  </w:style>
  <w:style w:type="paragraph" w:styleId="ac">
    <w:name w:val="TOC Heading"/>
    <w:basedOn w:val="1"/>
    <w:next w:val="a"/>
    <w:uiPriority w:val="39"/>
    <w:unhideWhenUsed/>
    <w:qFormat/>
    <w:rsid w:val="003E615D"/>
    <w:pPr>
      <w:spacing w:line="259" w:lineRule="auto"/>
      <w:outlineLvl w:val="9"/>
    </w:pPr>
    <w:rPr>
      <w:lang w:eastAsia="ru-RU"/>
    </w:rPr>
  </w:style>
  <w:style w:type="paragraph" w:styleId="21">
    <w:name w:val="toc 2"/>
    <w:basedOn w:val="a"/>
    <w:next w:val="a"/>
    <w:autoRedefine/>
    <w:uiPriority w:val="39"/>
    <w:unhideWhenUsed/>
    <w:rsid w:val="007A4F8D"/>
    <w:pPr>
      <w:spacing w:after="100" w:line="259" w:lineRule="auto"/>
      <w:ind w:left="220" w:firstLine="0"/>
    </w:pPr>
    <w:rPr>
      <w:rFonts w:asciiTheme="minorHAnsi" w:eastAsiaTheme="minorEastAsia" w:hAnsiTheme="minorHAnsi"/>
      <w:sz w:val="22"/>
      <w:lang w:eastAsia="ru-RU"/>
    </w:rPr>
  </w:style>
  <w:style w:type="paragraph" w:styleId="11">
    <w:name w:val="toc 1"/>
    <w:basedOn w:val="a"/>
    <w:next w:val="a"/>
    <w:autoRedefine/>
    <w:uiPriority w:val="39"/>
    <w:unhideWhenUsed/>
    <w:rsid w:val="007A4F8D"/>
    <w:pPr>
      <w:spacing w:after="100" w:line="259" w:lineRule="auto"/>
      <w:ind w:firstLine="0"/>
    </w:pPr>
    <w:rPr>
      <w:rFonts w:asciiTheme="minorHAnsi" w:eastAsiaTheme="minorEastAsia" w:hAnsiTheme="minorHAnsi"/>
      <w:sz w:val="22"/>
      <w:lang w:eastAsia="ru-RU"/>
    </w:rPr>
  </w:style>
  <w:style w:type="paragraph" w:styleId="31">
    <w:name w:val="toc 3"/>
    <w:basedOn w:val="a"/>
    <w:next w:val="a"/>
    <w:autoRedefine/>
    <w:uiPriority w:val="39"/>
    <w:unhideWhenUsed/>
    <w:rsid w:val="007A4F8D"/>
    <w:pPr>
      <w:spacing w:after="100" w:line="259" w:lineRule="auto"/>
      <w:ind w:left="440" w:firstLine="0"/>
    </w:pPr>
    <w:rPr>
      <w:rFonts w:asciiTheme="minorHAnsi" w:eastAsiaTheme="minorEastAsia" w:hAnsiTheme="minorHAnsi"/>
      <w:sz w:val="22"/>
      <w:lang w:eastAsia="ru-RU"/>
    </w:rPr>
  </w:style>
  <w:style w:type="character" w:styleId="ad">
    <w:name w:val="Hyperlink"/>
    <w:basedOn w:val="a0"/>
    <w:uiPriority w:val="99"/>
    <w:unhideWhenUsed/>
    <w:rsid w:val="007A4F8D"/>
    <w:rPr>
      <w:color w:val="0563C1" w:themeColor="hyperlink"/>
      <w:u w:val="single"/>
    </w:rPr>
  </w:style>
  <w:style w:type="paragraph" w:styleId="ae">
    <w:name w:val="No Spacing"/>
    <w:uiPriority w:val="1"/>
    <w:qFormat/>
    <w:rsid w:val="007A4F8D"/>
    <w:pPr>
      <w:spacing w:after="0" w:line="240" w:lineRule="auto"/>
      <w:ind w:firstLine="709"/>
    </w:pPr>
    <w:rPr>
      <w:rFonts w:ascii="Times New Roman" w:eastAsia="Calibri" w:hAnsi="Times New Roman" w:cs="Times New Roman"/>
      <w:sz w:val="24"/>
    </w:rPr>
  </w:style>
  <w:style w:type="paragraph" w:styleId="af">
    <w:name w:val="Bibliography"/>
    <w:basedOn w:val="a"/>
    <w:next w:val="a"/>
    <w:uiPriority w:val="37"/>
    <w:unhideWhenUsed/>
    <w:rsid w:val="009A718F"/>
  </w:style>
  <w:style w:type="table" w:styleId="af0">
    <w:name w:val="Table Grid"/>
    <w:basedOn w:val="a1"/>
    <w:uiPriority w:val="39"/>
    <w:rsid w:val="002D7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2D7E58"/>
    <w:pPr>
      <w:spacing w:after="200"/>
    </w:pPr>
    <w:rPr>
      <w:i/>
      <w:iCs/>
      <w:color w:val="44546A" w:themeColor="text2"/>
      <w:sz w:val="18"/>
      <w:szCs w:val="18"/>
    </w:rPr>
  </w:style>
  <w:style w:type="paragraph" w:styleId="af2">
    <w:name w:val="List Paragraph"/>
    <w:basedOn w:val="a"/>
    <w:uiPriority w:val="34"/>
    <w:qFormat/>
    <w:rsid w:val="002A79D8"/>
    <w:pPr>
      <w:ind w:left="720"/>
      <w:contextualSpacing/>
    </w:pPr>
  </w:style>
  <w:style w:type="character" w:styleId="af3">
    <w:name w:val="annotation reference"/>
    <w:basedOn w:val="a0"/>
    <w:uiPriority w:val="99"/>
    <w:semiHidden/>
    <w:unhideWhenUsed/>
    <w:rsid w:val="008116F8"/>
    <w:rPr>
      <w:sz w:val="16"/>
      <w:szCs w:val="16"/>
    </w:rPr>
  </w:style>
  <w:style w:type="paragraph" w:styleId="af4">
    <w:name w:val="annotation text"/>
    <w:basedOn w:val="a"/>
    <w:link w:val="af5"/>
    <w:uiPriority w:val="99"/>
    <w:semiHidden/>
    <w:unhideWhenUsed/>
    <w:rsid w:val="008116F8"/>
    <w:rPr>
      <w:sz w:val="20"/>
      <w:szCs w:val="20"/>
    </w:rPr>
  </w:style>
  <w:style w:type="character" w:customStyle="1" w:styleId="af5">
    <w:name w:val="Текст примечания Знак"/>
    <w:basedOn w:val="a0"/>
    <w:link w:val="af4"/>
    <w:uiPriority w:val="99"/>
    <w:semiHidden/>
    <w:rsid w:val="008116F8"/>
    <w:rPr>
      <w:rFonts w:ascii="Times New Roman" w:eastAsia="Calibri" w:hAnsi="Times New Roman" w:cs="Times New Roman"/>
      <w:sz w:val="20"/>
      <w:szCs w:val="20"/>
    </w:rPr>
  </w:style>
  <w:style w:type="paragraph" w:styleId="af6">
    <w:name w:val="annotation subject"/>
    <w:basedOn w:val="af4"/>
    <w:next w:val="af4"/>
    <w:link w:val="af7"/>
    <w:uiPriority w:val="99"/>
    <w:semiHidden/>
    <w:unhideWhenUsed/>
    <w:rsid w:val="008116F8"/>
    <w:rPr>
      <w:b/>
      <w:bCs/>
    </w:rPr>
  </w:style>
  <w:style w:type="character" w:customStyle="1" w:styleId="af7">
    <w:name w:val="Тема примечания Знак"/>
    <w:basedOn w:val="af5"/>
    <w:link w:val="af6"/>
    <w:uiPriority w:val="99"/>
    <w:semiHidden/>
    <w:rsid w:val="008116F8"/>
    <w:rPr>
      <w:rFonts w:ascii="Times New Roman" w:eastAsia="Calibri"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3631">
      <w:bodyDiv w:val="1"/>
      <w:marLeft w:val="0"/>
      <w:marRight w:val="0"/>
      <w:marTop w:val="0"/>
      <w:marBottom w:val="0"/>
      <w:divBdr>
        <w:top w:val="none" w:sz="0" w:space="0" w:color="auto"/>
        <w:left w:val="none" w:sz="0" w:space="0" w:color="auto"/>
        <w:bottom w:val="none" w:sz="0" w:space="0" w:color="auto"/>
        <w:right w:val="none" w:sz="0" w:space="0" w:color="auto"/>
      </w:divBdr>
    </w:div>
    <w:div w:id="50469765">
      <w:bodyDiv w:val="1"/>
      <w:marLeft w:val="0"/>
      <w:marRight w:val="0"/>
      <w:marTop w:val="0"/>
      <w:marBottom w:val="0"/>
      <w:divBdr>
        <w:top w:val="none" w:sz="0" w:space="0" w:color="auto"/>
        <w:left w:val="none" w:sz="0" w:space="0" w:color="auto"/>
        <w:bottom w:val="none" w:sz="0" w:space="0" w:color="auto"/>
        <w:right w:val="none" w:sz="0" w:space="0" w:color="auto"/>
      </w:divBdr>
    </w:div>
    <w:div w:id="53817335">
      <w:bodyDiv w:val="1"/>
      <w:marLeft w:val="0"/>
      <w:marRight w:val="0"/>
      <w:marTop w:val="0"/>
      <w:marBottom w:val="0"/>
      <w:divBdr>
        <w:top w:val="none" w:sz="0" w:space="0" w:color="auto"/>
        <w:left w:val="none" w:sz="0" w:space="0" w:color="auto"/>
        <w:bottom w:val="none" w:sz="0" w:space="0" w:color="auto"/>
        <w:right w:val="none" w:sz="0" w:space="0" w:color="auto"/>
      </w:divBdr>
    </w:div>
    <w:div w:id="71439720">
      <w:bodyDiv w:val="1"/>
      <w:marLeft w:val="0"/>
      <w:marRight w:val="0"/>
      <w:marTop w:val="0"/>
      <w:marBottom w:val="0"/>
      <w:divBdr>
        <w:top w:val="none" w:sz="0" w:space="0" w:color="auto"/>
        <w:left w:val="none" w:sz="0" w:space="0" w:color="auto"/>
        <w:bottom w:val="none" w:sz="0" w:space="0" w:color="auto"/>
        <w:right w:val="none" w:sz="0" w:space="0" w:color="auto"/>
      </w:divBdr>
    </w:div>
    <w:div w:id="112135016">
      <w:bodyDiv w:val="1"/>
      <w:marLeft w:val="0"/>
      <w:marRight w:val="0"/>
      <w:marTop w:val="0"/>
      <w:marBottom w:val="0"/>
      <w:divBdr>
        <w:top w:val="none" w:sz="0" w:space="0" w:color="auto"/>
        <w:left w:val="none" w:sz="0" w:space="0" w:color="auto"/>
        <w:bottom w:val="none" w:sz="0" w:space="0" w:color="auto"/>
        <w:right w:val="none" w:sz="0" w:space="0" w:color="auto"/>
      </w:divBdr>
    </w:div>
    <w:div w:id="144705996">
      <w:bodyDiv w:val="1"/>
      <w:marLeft w:val="0"/>
      <w:marRight w:val="0"/>
      <w:marTop w:val="0"/>
      <w:marBottom w:val="0"/>
      <w:divBdr>
        <w:top w:val="none" w:sz="0" w:space="0" w:color="auto"/>
        <w:left w:val="none" w:sz="0" w:space="0" w:color="auto"/>
        <w:bottom w:val="none" w:sz="0" w:space="0" w:color="auto"/>
        <w:right w:val="none" w:sz="0" w:space="0" w:color="auto"/>
      </w:divBdr>
    </w:div>
    <w:div w:id="164827643">
      <w:bodyDiv w:val="1"/>
      <w:marLeft w:val="0"/>
      <w:marRight w:val="0"/>
      <w:marTop w:val="0"/>
      <w:marBottom w:val="0"/>
      <w:divBdr>
        <w:top w:val="none" w:sz="0" w:space="0" w:color="auto"/>
        <w:left w:val="none" w:sz="0" w:space="0" w:color="auto"/>
        <w:bottom w:val="none" w:sz="0" w:space="0" w:color="auto"/>
        <w:right w:val="none" w:sz="0" w:space="0" w:color="auto"/>
      </w:divBdr>
    </w:div>
    <w:div w:id="192692848">
      <w:bodyDiv w:val="1"/>
      <w:marLeft w:val="0"/>
      <w:marRight w:val="0"/>
      <w:marTop w:val="0"/>
      <w:marBottom w:val="0"/>
      <w:divBdr>
        <w:top w:val="none" w:sz="0" w:space="0" w:color="auto"/>
        <w:left w:val="none" w:sz="0" w:space="0" w:color="auto"/>
        <w:bottom w:val="none" w:sz="0" w:space="0" w:color="auto"/>
        <w:right w:val="none" w:sz="0" w:space="0" w:color="auto"/>
      </w:divBdr>
    </w:div>
    <w:div w:id="194002515">
      <w:bodyDiv w:val="1"/>
      <w:marLeft w:val="0"/>
      <w:marRight w:val="0"/>
      <w:marTop w:val="0"/>
      <w:marBottom w:val="0"/>
      <w:divBdr>
        <w:top w:val="none" w:sz="0" w:space="0" w:color="auto"/>
        <w:left w:val="none" w:sz="0" w:space="0" w:color="auto"/>
        <w:bottom w:val="none" w:sz="0" w:space="0" w:color="auto"/>
        <w:right w:val="none" w:sz="0" w:space="0" w:color="auto"/>
      </w:divBdr>
    </w:div>
    <w:div w:id="200410265">
      <w:bodyDiv w:val="1"/>
      <w:marLeft w:val="0"/>
      <w:marRight w:val="0"/>
      <w:marTop w:val="0"/>
      <w:marBottom w:val="0"/>
      <w:divBdr>
        <w:top w:val="none" w:sz="0" w:space="0" w:color="auto"/>
        <w:left w:val="none" w:sz="0" w:space="0" w:color="auto"/>
        <w:bottom w:val="none" w:sz="0" w:space="0" w:color="auto"/>
        <w:right w:val="none" w:sz="0" w:space="0" w:color="auto"/>
      </w:divBdr>
    </w:div>
    <w:div w:id="211574178">
      <w:bodyDiv w:val="1"/>
      <w:marLeft w:val="0"/>
      <w:marRight w:val="0"/>
      <w:marTop w:val="0"/>
      <w:marBottom w:val="0"/>
      <w:divBdr>
        <w:top w:val="none" w:sz="0" w:space="0" w:color="auto"/>
        <w:left w:val="none" w:sz="0" w:space="0" w:color="auto"/>
        <w:bottom w:val="none" w:sz="0" w:space="0" w:color="auto"/>
        <w:right w:val="none" w:sz="0" w:space="0" w:color="auto"/>
      </w:divBdr>
    </w:div>
    <w:div w:id="230193133">
      <w:bodyDiv w:val="1"/>
      <w:marLeft w:val="0"/>
      <w:marRight w:val="0"/>
      <w:marTop w:val="0"/>
      <w:marBottom w:val="0"/>
      <w:divBdr>
        <w:top w:val="none" w:sz="0" w:space="0" w:color="auto"/>
        <w:left w:val="none" w:sz="0" w:space="0" w:color="auto"/>
        <w:bottom w:val="none" w:sz="0" w:space="0" w:color="auto"/>
        <w:right w:val="none" w:sz="0" w:space="0" w:color="auto"/>
      </w:divBdr>
    </w:div>
    <w:div w:id="234750783">
      <w:bodyDiv w:val="1"/>
      <w:marLeft w:val="0"/>
      <w:marRight w:val="0"/>
      <w:marTop w:val="0"/>
      <w:marBottom w:val="0"/>
      <w:divBdr>
        <w:top w:val="none" w:sz="0" w:space="0" w:color="auto"/>
        <w:left w:val="none" w:sz="0" w:space="0" w:color="auto"/>
        <w:bottom w:val="none" w:sz="0" w:space="0" w:color="auto"/>
        <w:right w:val="none" w:sz="0" w:space="0" w:color="auto"/>
      </w:divBdr>
    </w:div>
    <w:div w:id="234782259">
      <w:bodyDiv w:val="1"/>
      <w:marLeft w:val="0"/>
      <w:marRight w:val="0"/>
      <w:marTop w:val="0"/>
      <w:marBottom w:val="0"/>
      <w:divBdr>
        <w:top w:val="none" w:sz="0" w:space="0" w:color="auto"/>
        <w:left w:val="none" w:sz="0" w:space="0" w:color="auto"/>
        <w:bottom w:val="none" w:sz="0" w:space="0" w:color="auto"/>
        <w:right w:val="none" w:sz="0" w:space="0" w:color="auto"/>
      </w:divBdr>
    </w:div>
    <w:div w:id="255788922">
      <w:bodyDiv w:val="1"/>
      <w:marLeft w:val="0"/>
      <w:marRight w:val="0"/>
      <w:marTop w:val="0"/>
      <w:marBottom w:val="0"/>
      <w:divBdr>
        <w:top w:val="none" w:sz="0" w:space="0" w:color="auto"/>
        <w:left w:val="none" w:sz="0" w:space="0" w:color="auto"/>
        <w:bottom w:val="none" w:sz="0" w:space="0" w:color="auto"/>
        <w:right w:val="none" w:sz="0" w:space="0" w:color="auto"/>
      </w:divBdr>
    </w:div>
    <w:div w:id="267741792">
      <w:bodyDiv w:val="1"/>
      <w:marLeft w:val="0"/>
      <w:marRight w:val="0"/>
      <w:marTop w:val="0"/>
      <w:marBottom w:val="0"/>
      <w:divBdr>
        <w:top w:val="none" w:sz="0" w:space="0" w:color="auto"/>
        <w:left w:val="none" w:sz="0" w:space="0" w:color="auto"/>
        <w:bottom w:val="none" w:sz="0" w:space="0" w:color="auto"/>
        <w:right w:val="none" w:sz="0" w:space="0" w:color="auto"/>
      </w:divBdr>
    </w:div>
    <w:div w:id="300766176">
      <w:bodyDiv w:val="1"/>
      <w:marLeft w:val="0"/>
      <w:marRight w:val="0"/>
      <w:marTop w:val="0"/>
      <w:marBottom w:val="0"/>
      <w:divBdr>
        <w:top w:val="none" w:sz="0" w:space="0" w:color="auto"/>
        <w:left w:val="none" w:sz="0" w:space="0" w:color="auto"/>
        <w:bottom w:val="none" w:sz="0" w:space="0" w:color="auto"/>
        <w:right w:val="none" w:sz="0" w:space="0" w:color="auto"/>
      </w:divBdr>
    </w:div>
    <w:div w:id="304428587">
      <w:bodyDiv w:val="1"/>
      <w:marLeft w:val="0"/>
      <w:marRight w:val="0"/>
      <w:marTop w:val="0"/>
      <w:marBottom w:val="0"/>
      <w:divBdr>
        <w:top w:val="none" w:sz="0" w:space="0" w:color="auto"/>
        <w:left w:val="none" w:sz="0" w:space="0" w:color="auto"/>
        <w:bottom w:val="none" w:sz="0" w:space="0" w:color="auto"/>
        <w:right w:val="none" w:sz="0" w:space="0" w:color="auto"/>
      </w:divBdr>
    </w:div>
    <w:div w:id="328604749">
      <w:bodyDiv w:val="1"/>
      <w:marLeft w:val="0"/>
      <w:marRight w:val="0"/>
      <w:marTop w:val="0"/>
      <w:marBottom w:val="0"/>
      <w:divBdr>
        <w:top w:val="none" w:sz="0" w:space="0" w:color="auto"/>
        <w:left w:val="none" w:sz="0" w:space="0" w:color="auto"/>
        <w:bottom w:val="none" w:sz="0" w:space="0" w:color="auto"/>
        <w:right w:val="none" w:sz="0" w:space="0" w:color="auto"/>
      </w:divBdr>
    </w:div>
    <w:div w:id="367609878">
      <w:bodyDiv w:val="1"/>
      <w:marLeft w:val="0"/>
      <w:marRight w:val="0"/>
      <w:marTop w:val="0"/>
      <w:marBottom w:val="0"/>
      <w:divBdr>
        <w:top w:val="none" w:sz="0" w:space="0" w:color="auto"/>
        <w:left w:val="none" w:sz="0" w:space="0" w:color="auto"/>
        <w:bottom w:val="none" w:sz="0" w:space="0" w:color="auto"/>
        <w:right w:val="none" w:sz="0" w:space="0" w:color="auto"/>
      </w:divBdr>
    </w:div>
    <w:div w:id="389153744">
      <w:bodyDiv w:val="1"/>
      <w:marLeft w:val="0"/>
      <w:marRight w:val="0"/>
      <w:marTop w:val="0"/>
      <w:marBottom w:val="0"/>
      <w:divBdr>
        <w:top w:val="none" w:sz="0" w:space="0" w:color="auto"/>
        <w:left w:val="none" w:sz="0" w:space="0" w:color="auto"/>
        <w:bottom w:val="none" w:sz="0" w:space="0" w:color="auto"/>
        <w:right w:val="none" w:sz="0" w:space="0" w:color="auto"/>
      </w:divBdr>
    </w:div>
    <w:div w:id="405037111">
      <w:bodyDiv w:val="1"/>
      <w:marLeft w:val="0"/>
      <w:marRight w:val="0"/>
      <w:marTop w:val="0"/>
      <w:marBottom w:val="0"/>
      <w:divBdr>
        <w:top w:val="none" w:sz="0" w:space="0" w:color="auto"/>
        <w:left w:val="none" w:sz="0" w:space="0" w:color="auto"/>
        <w:bottom w:val="none" w:sz="0" w:space="0" w:color="auto"/>
        <w:right w:val="none" w:sz="0" w:space="0" w:color="auto"/>
      </w:divBdr>
    </w:div>
    <w:div w:id="414480325">
      <w:bodyDiv w:val="1"/>
      <w:marLeft w:val="0"/>
      <w:marRight w:val="0"/>
      <w:marTop w:val="0"/>
      <w:marBottom w:val="0"/>
      <w:divBdr>
        <w:top w:val="none" w:sz="0" w:space="0" w:color="auto"/>
        <w:left w:val="none" w:sz="0" w:space="0" w:color="auto"/>
        <w:bottom w:val="none" w:sz="0" w:space="0" w:color="auto"/>
        <w:right w:val="none" w:sz="0" w:space="0" w:color="auto"/>
      </w:divBdr>
    </w:div>
    <w:div w:id="453408248">
      <w:bodyDiv w:val="1"/>
      <w:marLeft w:val="0"/>
      <w:marRight w:val="0"/>
      <w:marTop w:val="0"/>
      <w:marBottom w:val="0"/>
      <w:divBdr>
        <w:top w:val="none" w:sz="0" w:space="0" w:color="auto"/>
        <w:left w:val="none" w:sz="0" w:space="0" w:color="auto"/>
        <w:bottom w:val="none" w:sz="0" w:space="0" w:color="auto"/>
        <w:right w:val="none" w:sz="0" w:space="0" w:color="auto"/>
      </w:divBdr>
    </w:div>
    <w:div w:id="467741266">
      <w:bodyDiv w:val="1"/>
      <w:marLeft w:val="0"/>
      <w:marRight w:val="0"/>
      <w:marTop w:val="0"/>
      <w:marBottom w:val="0"/>
      <w:divBdr>
        <w:top w:val="none" w:sz="0" w:space="0" w:color="auto"/>
        <w:left w:val="none" w:sz="0" w:space="0" w:color="auto"/>
        <w:bottom w:val="none" w:sz="0" w:space="0" w:color="auto"/>
        <w:right w:val="none" w:sz="0" w:space="0" w:color="auto"/>
      </w:divBdr>
    </w:div>
    <w:div w:id="477964485">
      <w:bodyDiv w:val="1"/>
      <w:marLeft w:val="0"/>
      <w:marRight w:val="0"/>
      <w:marTop w:val="0"/>
      <w:marBottom w:val="0"/>
      <w:divBdr>
        <w:top w:val="none" w:sz="0" w:space="0" w:color="auto"/>
        <w:left w:val="none" w:sz="0" w:space="0" w:color="auto"/>
        <w:bottom w:val="none" w:sz="0" w:space="0" w:color="auto"/>
        <w:right w:val="none" w:sz="0" w:space="0" w:color="auto"/>
      </w:divBdr>
    </w:div>
    <w:div w:id="505873872">
      <w:bodyDiv w:val="1"/>
      <w:marLeft w:val="0"/>
      <w:marRight w:val="0"/>
      <w:marTop w:val="0"/>
      <w:marBottom w:val="0"/>
      <w:divBdr>
        <w:top w:val="none" w:sz="0" w:space="0" w:color="auto"/>
        <w:left w:val="none" w:sz="0" w:space="0" w:color="auto"/>
        <w:bottom w:val="none" w:sz="0" w:space="0" w:color="auto"/>
        <w:right w:val="none" w:sz="0" w:space="0" w:color="auto"/>
      </w:divBdr>
    </w:div>
    <w:div w:id="517233857">
      <w:bodyDiv w:val="1"/>
      <w:marLeft w:val="0"/>
      <w:marRight w:val="0"/>
      <w:marTop w:val="0"/>
      <w:marBottom w:val="0"/>
      <w:divBdr>
        <w:top w:val="none" w:sz="0" w:space="0" w:color="auto"/>
        <w:left w:val="none" w:sz="0" w:space="0" w:color="auto"/>
        <w:bottom w:val="none" w:sz="0" w:space="0" w:color="auto"/>
        <w:right w:val="none" w:sz="0" w:space="0" w:color="auto"/>
      </w:divBdr>
    </w:div>
    <w:div w:id="559631006">
      <w:bodyDiv w:val="1"/>
      <w:marLeft w:val="0"/>
      <w:marRight w:val="0"/>
      <w:marTop w:val="0"/>
      <w:marBottom w:val="0"/>
      <w:divBdr>
        <w:top w:val="none" w:sz="0" w:space="0" w:color="auto"/>
        <w:left w:val="none" w:sz="0" w:space="0" w:color="auto"/>
        <w:bottom w:val="none" w:sz="0" w:space="0" w:color="auto"/>
        <w:right w:val="none" w:sz="0" w:space="0" w:color="auto"/>
      </w:divBdr>
    </w:div>
    <w:div w:id="606155933">
      <w:bodyDiv w:val="1"/>
      <w:marLeft w:val="0"/>
      <w:marRight w:val="0"/>
      <w:marTop w:val="0"/>
      <w:marBottom w:val="0"/>
      <w:divBdr>
        <w:top w:val="none" w:sz="0" w:space="0" w:color="auto"/>
        <w:left w:val="none" w:sz="0" w:space="0" w:color="auto"/>
        <w:bottom w:val="none" w:sz="0" w:space="0" w:color="auto"/>
        <w:right w:val="none" w:sz="0" w:space="0" w:color="auto"/>
      </w:divBdr>
    </w:div>
    <w:div w:id="618226179">
      <w:bodyDiv w:val="1"/>
      <w:marLeft w:val="0"/>
      <w:marRight w:val="0"/>
      <w:marTop w:val="0"/>
      <w:marBottom w:val="0"/>
      <w:divBdr>
        <w:top w:val="none" w:sz="0" w:space="0" w:color="auto"/>
        <w:left w:val="none" w:sz="0" w:space="0" w:color="auto"/>
        <w:bottom w:val="none" w:sz="0" w:space="0" w:color="auto"/>
        <w:right w:val="none" w:sz="0" w:space="0" w:color="auto"/>
      </w:divBdr>
    </w:div>
    <w:div w:id="628973138">
      <w:bodyDiv w:val="1"/>
      <w:marLeft w:val="0"/>
      <w:marRight w:val="0"/>
      <w:marTop w:val="0"/>
      <w:marBottom w:val="0"/>
      <w:divBdr>
        <w:top w:val="none" w:sz="0" w:space="0" w:color="auto"/>
        <w:left w:val="none" w:sz="0" w:space="0" w:color="auto"/>
        <w:bottom w:val="none" w:sz="0" w:space="0" w:color="auto"/>
        <w:right w:val="none" w:sz="0" w:space="0" w:color="auto"/>
      </w:divBdr>
    </w:div>
    <w:div w:id="629017480">
      <w:bodyDiv w:val="1"/>
      <w:marLeft w:val="0"/>
      <w:marRight w:val="0"/>
      <w:marTop w:val="0"/>
      <w:marBottom w:val="0"/>
      <w:divBdr>
        <w:top w:val="none" w:sz="0" w:space="0" w:color="auto"/>
        <w:left w:val="none" w:sz="0" w:space="0" w:color="auto"/>
        <w:bottom w:val="none" w:sz="0" w:space="0" w:color="auto"/>
        <w:right w:val="none" w:sz="0" w:space="0" w:color="auto"/>
      </w:divBdr>
    </w:div>
    <w:div w:id="630064104">
      <w:bodyDiv w:val="1"/>
      <w:marLeft w:val="0"/>
      <w:marRight w:val="0"/>
      <w:marTop w:val="0"/>
      <w:marBottom w:val="0"/>
      <w:divBdr>
        <w:top w:val="none" w:sz="0" w:space="0" w:color="auto"/>
        <w:left w:val="none" w:sz="0" w:space="0" w:color="auto"/>
        <w:bottom w:val="none" w:sz="0" w:space="0" w:color="auto"/>
        <w:right w:val="none" w:sz="0" w:space="0" w:color="auto"/>
      </w:divBdr>
    </w:div>
    <w:div w:id="641351879">
      <w:bodyDiv w:val="1"/>
      <w:marLeft w:val="0"/>
      <w:marRight w:val="0"/>
      <w:marTop w:val="0"/>
      <w:marBottom w:val="0"/>
      <w:divBdr>
        <w:top w:val="none" w:sz="0" w:space="0" w:color="auto"/>
        <w:left w:val="none" w:sz="0" w:space="0" w:color="auto"/>
        <w:bottom w:val="none" w:sz="0" w:space="0" w:color="auto"/>
        <w:right w:val="none" w:sz="0" w:space="0" w:color="auto"/>
      </w:divBdr>
    </w:div>
    <w:div w:id="661155976">
      <w:bodyDiv w:val="1"/>
      <w:marLeft w:val="0"/>
      <w:marRight w:val="0"/>
      <w:marTop w:val="0"/>
      <w:marBottom w:val="0"/>
      <w:divBdr>
        <w:top w:val="none" w:sz="0" w:space="0" w:color="auto"/>
        <w:left w:val="none" w:sz="0" w:space="0" w:color="auto"/>
        <w:bottom w:val="none" w:sz="0" w:space="0" w:color="auto"/>
        <w:right w:val="none" w:sz="0" w:space="0" w:color="auto"/>
      </w:divBdr>
    </w:div>
    <w:div w:id="692804735">
      <w:bodyDiv w:val="1"/>
      <w:marLeft w:val="0"/>
      <w:marRight w:val="0"/>
      <w:marTop w:val="0"/>
      <w:marBottom w:val="0"/>
      <w:divBdr>
        <w:top w:val="none" w:sz="0" w:space="0" w:color="auto"/>
        <w:left w:val="none" w:sz="0" w:space="0" w:color="auto"/>
        <w:bottom w:val="none" w:sz="0" w:space="0" w:color="auto"/>
        <w:right w:val="none" w:sz="0" w:space="0" w:color="auto"/>
      </w:divBdr>
    </w:div>
    <w:div w:id="701131212">
      <w:bodyDiv w:val="1"/>
      <w:marLeft w:val="0"/>
      <w:marRight w:val="0"/>
      <w:marTop w:val="0"/>
      <w:marBottom w:val="0"/>
      <w:divBdr>
        <w:top w:val="none" w:sz="0" w:space="0" w:color="auto"/>
        <w:left w:val="none" w:sz="0" w:space="0" w:color="auto"/>
        <w:bottom w:val="none" w:sz="0" w:space="0" w:color="auto"/>
        <w:right w:val="none" w:sz="0" w:space="0" w:color="auto"/>
      </w:divBdr>
    </w:div>
    <w:div w:id="745107899">
      <w:bodyDiv w:val="1"/>
      <w:marLeft w:val="0"/>
      <w:marRight w:val="0"/>
      <w:marTop w:val="0"/>
      <w:marBottom w:val="0"/>
      <w:divBdr>
        <w:top w:val="none" w:sz="0" w:space="0" w:color="auto"/>
        <w:left w:val="none" w:sz="0" w:space="0" w:color="auto"/>
        <w:bottom w:val="none" w:sz="0" w:space="0" w:color="auto"/>
        <w:right w:val="none" w:sz="0" w:space="0" w:color="auto"/>
      </w:divBdr>
    </w:div>
    <w:div w:id="763841639">
      <w:bodyDiv w:val="1"/>
      <w:marLeft w:val="0"/>
      <w:marRight w:val="0"/>
      <w:marTop w:val="0"/>
      <w:marBottom w:val="0"/>
      <w:divBdr>
        <w:top w:val="none" w:sz="0" w:space="0" w:color="auto"/>
        <w:left w:val="none" w:sz="0" w:space="0" w:color="auto"/>
        <w:bottom w:val="none" w:sz="0" w:space="0" w:color="auto"/>
        <w:right w:val="none" w:sz="0" w:space="0" w:color="auto"/>
      </w:divBdr>
    </w:div>
    <w:div w:id="773749238">
      <w:bodyDiv w:val="1"/>
      <w:marLeft w:val="0"/>
      <w:marRight w:val="0"/>
      <w:marTop w:val="0"/>
      <w:marBottom w:val="0"/>
      <w:divBdr>
        <w:top w:val="none" w:sz="0" w:space="0" w:color="auto"/>
        <w:left w:val="none" w:sz="0" w:space="0" w:color="auto"/>
        <w:bottom w:val="none" w:sz="0" w:space="0" w:color="auto"/>
        <w:right w:val="none" w:sz="0" w:space="0" w:color="auto"/>
      </w:divBdr>
    </w:div>
    <w:div w:id="776408899">
      <w:bodyDiv w:val="1"/>
      <w:marLeft w:val="0"/>
      <w:marRight w:val="0"/>
      <w:marTop w:val="0"/>
      <w:marBottom w:val="0"/>
      <w:divBdr>
        <w:top w:val="none" w:sz="0" w:space="0" w:color="auto"/>
        <w:left w:val="none" w:sz="0" w:space="0" w:color="auto"/>
        <w:bottom w:val="none" w:sz="0" w:space="0" w:color="auto"/>
        <w:right w:val="none" w:sz="0" w:space="0" w:color="auto"/>
      </w:divBdr>
    </w:div>
    <w:div w:id="819348498">
      <w:bodyDiv w:val="1"/>
      <w:marLeft w:val="0"/>
      <w:marRight w:val="0"/>
      <w:marTop w:val="0"/>
      <w:marBottom w:val="0"/>
      <w:divBdr>
        <w:top w:val="none" w:sz="0" w:space="0" w:color="auto"/>
        <w:left w:val="none" w:sz="0" w:space="0" w:color="auto"/>
        <w:bottom w:val="none" w:sz="0" w:space="0" w:color="auto"/>
        <w:right w:val="none" w:sz="0" w:space="0" w:color="auto"/>
      </w:divBdr>
    </w:div>
    <w:div w:id="830217742">
      <w:bodyDiv w:val="1"/>
      <w:marLeft w:val="0"/>
      <w:marRight w:val="0"/>
      <w:marTop w:val="0"/>
      <w:marBottom w:val="0"/>
      <w:divBdr>
        <w:top w:val="none" w:sz="0" w:space="0" w:color="auto"/>
        <w:left w:val="none" w:sz="0" w:space="0" w:color="auto"/>
        <w:bottom w:val="none" w:sz="0" w:space="0" w:color="auto"/>
        <w:right w:val="none" w:sz="0" w:space="0" w:color="auto"/>
      </w:divBdr>
    </w:div>
    <w:div w:id="836456990">
      <w:bodyDiv w:val="1"/>
      <w:marLeft w:val="0"/>
      <w:marRight w:val="0"/>
      <w:marTop w:val="0"/>
      <w:marBottom w:val="0"/>
      <w:divBdr>
        <w:top w:val="none" w:sz="0" w:space="0" w:color="auto"/>
        <w:left w:val="none" w:sz="0" w:space="0" w:color="auto"/>
        <w:bottom w:val="none" w:sz="0" w:space="0" w:color="auto"/>
        <w:right w:val="none" w:sz="0" w:space="0" w:color="auto"/>
      </w:divBdr>
    </w:div>
    <w:div w:id="850610236">
      <w:bodyDiv w:val="1"/>
      <w:marLeft w:val="0"/>
      <w:marRight w:val="0"/>
      <w:marTop w:val="0"/>
      <w:marBottom w:val="0"/>
      <w:divBdr>
        <w:top w:val="none" w:sz="0" w:space="0" w:color="auto"/>
        <w:left w:val="none" w:sz="0" w:space="0" w:color="auto"/>
        <w:bottom w:val="none" w:sz="0" w:space="0" w:color="auto"/>
        <w:right w:val="none" w:sz="0" w:space="0" w:color="auto"/>
      </w:divBdr>
    </w:div>
    <w:div w:id="854198737">
      <w:bodyDiv w:val="1"/>
      <w:marLeft w:val="0"/>
      <w:marRight w:val="0"/>
      <w:marTop w:val="0"/>
      <w:marBottom w:val="0"/>
      <w:divBdr>
        <w:top w:val="none" w:sz="0" w:space="0" w:color="auto"/>
        <w:left w:val="none" w:sz="0" w:space="0" w:color="auto"/>
        <w:bottom w:val="none" w:sz="0" w:space="0" w:color="auto"/>
        <w:right w:val="none" w:sz="0" w:space="0" w:color="auto"/>
      </w:divBdr>
    </w:div>
    <w:div w:id="981541250">
      <w:bodyDiv w:val="1"/>
      <w:marLeft w:val="0"/>
      <w:marRight w:val="0"/>
      <w:marTop w:val="0"/>
      <w:marBottom w:val="0"/>
      <w:divBdr>
        <w:top w:val="none" w:sz="0" w:space="0" w:color="auto"/>
        <w:left w:val="none" w:sz="0" w:space="0" w:color="auto"/>
        <w:bottom w:val="none" w:sz="0" w:space="0" w:color="auto"/>
        <w:right w:val="none" w:sz="0" w:space="0" w:color="auto"/>
      </w:divBdr>
    </w:div>
    <w:div w:id="1041710032">
      <w:bodyDiv w:val="1"/>
      <w:marLeft w:val="0"/>
      <w:marRight w:val="0"/>
      <w:marTop w:val="0"/>
      <w:marBottom w:val="0"/>
      <w:divBdr>
        <w:top w:val="none" w:sz="0" w:space="0" w:color="auto"/>
        <w:left w:val="none" w:sz="0" w:space="0" w:color="auto"/>
        <w:bottom w:val="none" w:sz="0" w:space="0" w:color="auto"/>
        <w:right w:val="none" w:sz="0" w:space="0" w:color="auto"/>
      </w:divBdr>
    </w:div>
    <w:div w:id="1101990966">
      <w:bodyDiv w:val="1"/>
      <w:marLeft w:val="0"/>
      <w:marRight w:val="0"/>
      <w:marTop w:val="0"/>
      <w:marBottom w:val="0"/>
      <w:divBdr>
        <w:top w:val="none" w:sz="0" w:space="0" w:color="auto"/>
        <w:left w:val="none" w:sz="0" w:space="0" w:color="auto"/>
        <w:bottom w:val="none" w:sz="0" w:space="0" w:color="auto"/>
        <w:right w:val="none" w:sz="0" w:space="0" w:color="auto"/>
      </w:divBdr>
    </w:div>
    <w:div w:id="1142960349">
      <w:bodyDiv w:val="1"/>
      <w:marLeft w:val="0"/>
      <w:marRight w:val="0"/>
      <w:marTop w:val="0"/>
      <w:marBottom w:val="0"/>
      <w:divBdr>
        <w:top w:val="none" w:sz="0" w:space="0" w:color="auto"/>
        <w:left w:val="none" w:sz="0" w:space="0" w:color="auto"/>
        <w:bottom w:val="none" w:sz="0" w:space="0" w:color="auto"/>
        <w:right w:val="none" w:sz="0" w:space="0" w:color="auto"/>
      </w:divBdr>
    </w:div>
    <w:div w:id="1178232192">
      <w:bodyDiv w:val="1"/>
      <w:marLeft w:val="0"/>
      <w:marRight w:val="0"/>
      <w:marTop w:val="0"/>
      <w:marBottom w:val="0"/>
      <w:divBdr>
        <w:top w:val="none" w:sz="0" w:space="0" w:color="auto"/>
        <w:left w:val="none" w:sz="0" w:space="0" w:color="auto"/>
        <w:bottom w:val="none" w:sz="0" w:space="0" w:color="auto"/>
        <w:right w:val="none" w:sz="0" w:space="0" w:color="auto"/>
      </w:divBdr>
    </w:div>
    <w:div w:id="1193416946">
      <w:bodyDiv w:val="1"/>
      <w:marLeft w:val="0"/>
      <w:marRight w:val="0"/>
      <w:marTop w:val="0"/>
      <w:marBottom w:val="0"/>
      <w:divBdr>
        <w:top w:val="none" w:sz="0" w:space="0" w:color="auto"/>
        <w:left w:val="none" w:sz="0" w:space="0" w:color="auto"/>
        <w:bottom w:val="none" w:sz="0" w:space="0" w:color="auto"/>
        <w:right w:val="none" w:sz="0" w:space="0" w:color="auto"/>
      </w:divBdr>
    </w:div>
    <w:div w:id="1257787190">
      <w:bodyDiv w:val="1"/>
      <w:marLeft w:val="0"/>
      <w:marRight w:val="0"/>
      <w:marTop w:val="0"/>
      <w:marBottom w:val="0"/>
      <w:divBdr>
        <w:top w:val="none" w:sz="0" w:space="0" w:color="auto"/>
        <w:left w:val="none" w:sz="0" w:space="0" w:color="auto"/>
        <w:bottom w:val="none" w:sz="0" w:space="0" w:color="auto"/>
        <w:right w:val="none" w:sz="0" w:space="0" w:color="auto"/>
      </w:divBdr>
    </w:div>
    <w:div w:id="1316884068">
      <w:bodyDiv w:val="1"/>
      <w:marLeft w:val="0"/>
      <w:marRight w:val="0"/>
      <w:marTop w:val="0"/>
      <w:marBottom w:val="0"/>
      <w:divBdr>
        <w:top w:val="none" w:sz="0" w:space="0" w:color="auto"/>
        <w:left w:val="none" w:sz="0" w:space="0" w:color="auto"/>
        <w:bottom w:val="none" w:sz="0" w:space="0" w:color="auto"/>
        <w:right w:val="none" w:sz="0" w:space="0" w:color="auto"/>
      </w:divBdr>
    </w:div>
    <w:div w:id="1326275821">
      <w:bodyDiv w:val="1"/>
      <w:marLeft w:val="0"/>
      <w:marRight w:val="0"/>
      <w:marTop w:val="0"/>
      <w:marBottom w:val="0"/>
      <w:divBdr>
        <w:top w:val="none" w:sz="0" w:space="0" w:color="auto"/>
        <w:left w:val="none" w:sz="0" w:space="0" w:color="auto"/>
        <w:bottom w:val="none" w:sz="0" w:space="0" w:color="auto"/>
        <w:right w:val="none" w:sz="0" w:space="0" w:color="auto"/>
      </w:divBdr>
    </w:div>
    <w:div w:id="1333871708">
      <w:bodyDiv w:val="1"/>
      <w:marLeft w:val="0"/>
      <w:marRight w:val="0"/>
      <w:marTop w:val="0"/>
      <w:marBottom w:val="0"/>
      <w:divBdr>
        <w:top w:val="none" w:sz="0" w:space="0" w:color="auto"/>
        <w:left w:val="none" w:sz="0" w:space="0" w:color="auto"/>
        <w:bottom w:val="none" w:sz="0" w:space="0" w:color="auto"/>
        <w:right w:val="none" w:sz="0" w:space="0" w:color="auto"/>
      </w:divBdr>
    </w:div>
    <w:div w:id="1350906678">
      <w:bodyDiv w:val="1"/>
      <w:marLeft w:val="0"/>
      <w:marRight w:val="0"/>
      <w:marTop w:val="0"/>
      <w:marBottom w:val="0"/>
      <w:divBdr>
        <w:top w:val="none" w:sz="0" w:space="0" w:color="auto"/>
        <w:left w:val="none" w:sz="0" w:space="0" w:color="auto"/>
        <w:bottom w:val="none" w:sz="0" w:space="0" w:color="auto"/>
        <w:right w:val="none" w:sz="0" w:space="0" w:color="auto"/>
      </w:divBdr>
    </w:div>
    <w:div w:id="1365859949">
      <w:bodyDiv w:val="1"/>
      <w:marLeft w:val="0"/>
      <w:marRight w:val="0"/>
      <w:marTop w:val="0"/>
      <w:marBottom w:val="0"/>
      <w:divBdr>
        <w:top w:val="none" w:sz="0" w:space="0" w:color="auto"/>
        <w:left w:val="none" w:sz="0" w:space="0" w:color="auto"/>
        <w:bottom w:val="none" w:sz="0" w:space="0" w:color="auto"/>
        <w:right w:val="none" w:sz="0" w:space="0" w:color="auto"/>
      </w:divBdr>
    </w:div>
    <w:div w:id="1400707904">
      <w:bodyDiv w:val="1"/>
      <w:marLeft w:val="0"/>
      <w:marRight w:val="0"/>
      <w:marTop w:val="0"/>
      <w:marBottom w:val="0"/>
      <w:divBdr>
        <w:top w:val="none" w:sz="0" w:space="0" w:color="auto"/>
        <w:left w:val="none" w:sz="0" w:space="0" w:color="auto"/>
        <w:bottom w:val="none" w:sz="0" w:space="0" w:color="auto"/>
        <w:right w:val="none" w:sz="0" w:space="0" w:color="auto"/>
      </w:divBdr>
    </w:div>
    <w:div w:id="1413888651">
      <w:bodyDiv w:val="1"/>
      <w:marLeft w:val="0"/>
      <w:marRight w:val="0"/>
      <w:marTop w:val="0"/>
      <w:marBottom w:val="0"/>
      <w:divBdr>
        <w:top w:val="none" w:sz="0" w:space="0" w:color="auto"/>
        <w:left w:val="none" w:sz="0" w:space="0" w:color="auto"/>
        <w:bottom w:val="none" w:sz="0" w:space="0" w:color="auto"/>
        <w:right w:val="none" w:sz="0" w:space="0" w:color="auto"/>
      </w:divBdr>
    </w:div>
    <w:div w:id="1419905229">
      <w:bodyDiv w:val="1"/>
      <w:marLeft w:val="0"/>
      <w:marRight w:val="0"/>
      <w:marTop w:val="0"/>
      <w:marBottom w:val="0"/>
      <w:divBdr>
        <w:top w:val="none" w:sz="0" w:space="0" w:color="auto"/>
        <w:left w:val="none" w:sz="0" w:space="0" w:color="auto"/>
        <w:bottom w:val="none" w:sz="0" w:space="0" w:color="auto"/>
        <w:right w:val="none" w:sz="0" w:space="0" w:color="auto"/>
      </w:divBdr>
    </w:div>
    <w:div w:id="1473937253">
      <w:bodyDiv w:val="1"/>
      <w:marLeft w:val="0"/>
      <w:marRight w:val="0"/>
      <w:marTop w:val="0"/>
      <w:marBottom w:val="0"/>
      <w:divBdr>
        <w:top w:val="none" w:sz="0" w:space="0" w:color="auto"/>
        <w:left w:val="none" w:sz="0" w:space="0" w:color="auto"/>
        <w:bottom w:val="none" w:sz="0" w:space="0" w:color="auto"/>
        <w:right w:val="none" w:sz="0" w:space="0" w:color="auto"/>
      </w:divBdr>
    </w:div>
    <w:div w:id="1491601499">
      <w:bodyDiv w:val="1"/>
      <w:marLeft w:val="0"/>
      <w:marRight w:val="0"/>
      <w:marTop w:val="0"/>
      <w:marBottom w:val="0"/>
      <w:divBdr>
        <w:top w:val="none" w:sz="0" w:space="0" w:color="auto"/>
        <w:left w:val="none" w:sz="0" w:space="0" w:color="auto"/>
        <w:bottom w:val="none" w:sz="0" w:space="0" w:color="auto"/>
        <w:right w:val="none" w:sz="0" w:space="0" w:color="auto"/>
      </w:divBdr>
    </w:div>
    <w:div w:id="1533960052">
      <w:bodyDiv w:val="1"/>
      <w:marLeft w:val="0"/>
      <w:marRight w:val="0"/>
      <w:marTop w:val="0"/>
      <w:marBottom w:val="0"/>
      <w:divBdr>
        <w:top w:val="none" w:sz="0" w:space="0" w:color="auto"/>
        <w:left w:val="none" w:sz="0" w:space="0" w:color="auto"/>
        <w:bottom w:val="none" w:sz="0" w:space="0" w:color="auto"/>
        <w:right w:val="none" w:sz="0" w:space="0" w:color="auto"/>
      </w:divBdr>
    </w:div>
    <w:div w:id="1556576824">
      <w:bodyDiv w:val="1"/>
      <w:marLeft w:val="0"/>
      <w:marRight w:val="0"/>
      <w:marTop w:val="0"/>
      <w:marBottom w:val="0"/>
      <w:divBdr>
        <w:top w:val="none" w:sz="0" w:space="0" w:color="auto"/>
        <w:left w:val="none" w:sz="0" w:space="0" w:color="auto"/>
        <w:bottom w:val="none" w:sz="0" w:space="0" w:color="auto"/>
        <w:right w:val="none" w:sz="0" w:space="0" w:color="auto"/>
      </w:divBdr>
    </w:div>
    <w:div w:id="1569881088">
      <w:bodyDiv w:val="1"/>
      <w:marLeft w:val="0"/>
      <w:marRight w:val="0"/>
      <w:marTop w:val="0"/>
      <w:marBottom w:val="0"/>
      <w:divBdr>
        <w:top w:val="none" w:sz="0" w:space="0" w:color="auto"/>
        <w:left w:val="none" w:sz="0" w:space="0" w:color="auto"/>
        <w:bottom w:val="none" w:sz="0" w:space="0" w:color="auto"/>
        <w:right w:val="none" w:sz="0" w:space="0" w:color="auto"/>
      </w:divBdr>
    </w:div>
    <w:div w:id="1580671605">
      <w:bodyDiv w:val="1"/>
      <w:marLeft w:val="0"/>
      <w:marRight w:val="0"/>
      <w:marTop w:val="0"/>
      <w:marBottom w:val="0"/>
      <w:divBdr>
        <w:top w:val="none" w:sz="0" w:space="0" w:color="auto"/>
        <w:left w:val="none" w:sz="0" w:space="0" w:color="auto"/>
        <w:bottom w:val="none" w:sz="0" w:space="0" w:color="auto"/>
        <w:right w:val="none" w:sz="0" w:space="0" w:color="auto"/>
      </w:divBdr>
    </w:div>
    <w:div w:id="1597904376">
      <w:bodyDiv w:val="1"/>
      <w:marLeft w:val="0"/>
      <w:marRight w:val="0"/>
      <w:marTop w:val="0"/>
      <w:marBottom w:val="0"/>
      <w:divBdr>
        <w:top w:val="none" w:sz="0" w:space="0" w:color="auto"/>
        <w:left w:val="none" w:sz="0" w:space="0" w:color="auto"/>
        <w:bottom w:val="none" w:sz="0" w:space="0" w:color="auto"/>
        <w:right w:val="none" w:sz="0" w:space="0" w:color="auto"/>
      </w:divBdr>
    </w:div>
    <w:div w:id="1692879895">
      <w:bodyDiv w:val="1"/>
      <w:marLeft w:val="0"/>
      <w:marRight w:val="0"/>
      <w:marTop w:val="0"/>
      <w:marBottom w:val="0"/>
      <w:divBdr>
        <w:top w:val="none" w:sz="0" w:space="0" w:color="auto"/>
        <w:left w:val="none" w:sz="0" w:space="0" w:color="auto"/>
        <w:bottom w:val="none" w:sz="0" w:space="0" w:color="auto"/>
        <w:right w:val="none" w:sz="0" w:space="0" w:color="auto"/>
      </w:divBdr>
    </w:div>
    <w:div w:id="1708067863">
      <w:bodyDiv w:val="1"/>
      <w:marLeft w:val="0"/>
      <w:marRight w:val="0"/>
      <w:marTop w:val="0"/>
      <w:marBottom w:val="0"/>
      <w:divBdr>
        <w:top w:val="none" w:sz="0" w:space="0" w:color="auto"/>
        <w:left w:val="none" w:sz="0" w:space="0" w:color="auto"/>
        <w:bottom w:val="none" w:sz="0" w:space="0" w:color="auto"/>
        <w:right w:val="none" w:sz="0" w:space="0" w:color="auto"/>
      </w:divBdr>
    </w:div>
    <w:div w:id="1721513348">
      <w:bodyDiv w:val="1"/>
      <w:marLeft w:val="0"/>
      <w:marRight w:val="0"/>
      <w:marTop w:val="0"/>
      <w:marBottom w:val="0"/>
      <w:divBdr>
        <w:top w:val="none" w:sz="0" w:space="0" w:color="auto"/>
        <w:left w:val="none" w:sz="0" w:space="0" w:color="auto"/>
        <w:bottom w:val="none" w:sz="0" w:space="0" w:color="auto"/>
        <w:right w:val="none" w:sz="0" w:space="0" w:color="auto"/>
      </w:divBdr>
    </w:div>
    <w:div w:id="1732383745">
      <w:bodyDiv w:val="1"/>
      <w:marLeft w:val="0"/>
      <w:marRight w:val="0"/>
      <w:marTop w:val="0"/>
      <w:marBottom w:val="0"/>
      <w:divBdr>
        <w:top w:val="none" w:sz="0" w:space="0" w:color="auto"/>
        <w:left w:val="none" w:sz="0" w:space="0" w:color="auto"/>
        <w:bottom w:val="none" w:sz="0" w:space="0" w:color="auto"/>
        <w:right w:val="none" w:sz="0" w:space="0" w:color="auto"/>
      </w:divBdr>
    </w:div>
    <w:div w:id="1736857349">
      <w:bodyDiv w:val="1"/>
      <w:marLeft w:val="0"/>
      <w:marRight w:val="0"/>
      <w:marTop w:val="0"/>
      <w:marBottom w:val="0"/>
      <w:divBdr>
        <w:top w:val="none" w:sz="0" w:space="0" w:color="auto"/>
        <w:left w:val="none" w:sz="0" w:space="0" w:color="auto"/>
        <w:bottom w:val="none" w:sz="0" w:space="0" w:color="auto"/>
        <w:right w:val="none" w:sz="0" w:space="0" w:color="auto"/>
      </w:divBdr>
    </w:div>
    <w:div w:id="1739815809">
      <w:bodyDiv w:val="1"/>
      <w:marLeft w:val="0"/>
      <w:marRight w:val="0"/>
      <w:marTop w:val="0"/>
      <w:marBottom w:val="0"/>
      <w:divBdr>
        <w:top w:val="none" w:sz="0" w:space="0" w:color="auto"/>
        <w:left w:val="none" w:sz="0" w:space="0" w:color="auto"/>
        <w:bottom w:val="none" w:sz="0" w:space="0" w:color="auto"/>
        <w:right w:val="none" w:sz="0" w:space="0" w:color="auto"/>
      </w:divBdr>
    </w:div>
    <w:div w:id="1745759229">
      <w:bodyDiv w:val="1"/>
      <w:marLeft w:val="0"/>
      <w:marRight w:val="0"/>
      <w:marTop w:val="0"/>
      <w:marBottom w:val="0"/>
      <w:divBdr>
        <w:top w:val="none" w:sz="0" w:space="0" w:color="auto"/>
        <w:left w:val="none" w:sz="0" w:space="0" w:color="auto"/>
        <w:bottom w:val="none" w:sz="0" w:space="0" w:color="auto"/>
        <w:right w:val="none" w:sz="0" w:space="0" w:color="auto"/>
      </w:divBdr>
    </w:div>
    <w:div w:id="1746754773">
      <w:bodyDiv w:val="1"/>
      <w:marLeft w:val="0"/>
      <w:marRight w:val="0"/>
      <w:marTop w:val="0"/>
      <w:marBottom w:val="0"/>
      <w:divBdr>
        <w:top w:val="none" w:sz="0" w:space="0" w:color="auto"/>
        <w:left w:val="none" w:sz="0" w:space="0" w:color="auto"/>
        <w:bottom w:val="none" w:sz="0" w:space="0" w:color="auto"/>
        <w:right w:val="none" w:sz="0" w:space="0" w:color="auto"/>
      </w:divBdr>
    </w:div>
    <w:div w:id="1747411298">
      <w:bodyDiv w:val="1"/>
      <w:marLeft w:val="0"/>
      <w:marRight w:val="0"/>
      <w:marTop w:val="0"/>
      <w:marBottom w:val="0"/>
      <w:divBdr>
        <w:top w:val="none" w:sz="0" w:space="0" w:color="auto"/>
        <w:left w:val="none" w:sz="0" w:space="0" w:color="auto"/>
        <w:bottom w:val="none" w:sz="0" w:space="0" w:color="auto"/>
        <w:right w:val="none" w:sz="0" w:space="0" w:color="auto"/>
      </w:divBdr>
    </w:div>
    <w:div w:id="1775782367">
      <w:bodyDiv w:val="1"/>
      <w:marLeft w:val="0"/>
      <w:marRight w:val="0"/>
      <w:marTop w:val="0"/>
      <w:marBottom w:val="0"/>
      <w:divBdr>
        <w:top w:val="none" w:sz="0" w:space="0" w:color="auto"/>
        <w:left w:val="none" w:sz="0" w:space="0" w:color="auto"/>
        <w:bottom w:val="none" w:sz="0" w:space="0" w:color="auto"/>
        <w:right w:val="none" w:sz="0" w:space="0" w:color="auto"/>
      </w:divBdr>
    </w:div>
    <w:div w:id="1807625775">
      <w:bodyDiv w:val="1"/>
      <w:marLeft w:val="0"/>
      <w:marRight w:val="0"/>
      <w:marTop w:val="0"/>
      <w:marBottom w:val="0"/>
      <w:divBdr>
        <w:top w:val="none" w:sz="0" w:space="0" w:color="auto"/>
        <w:left w:val="none" w:sz="0" w:space="0" w:color="auto"/>
        <w:bottom w:val="none" w:sz="0" w:space="0" w:color="auto"/>
        <w:right w:val="none" w:sz="0" w:space="0" w:color="auto"/>
      </w:divBdr>
    </w:div>
    <w:div w:id="1829712906">
      <w:bodyDiv w:val="1"/>
      <w:marLeft w:val="0"/>
      <w:marRight w:val="0"/>
      <w:marTop w:val="0"/>
      <w:marBottom w:val="0"/>
      <w:divBdr>
        <w:top w:val="none" w:sz="0" w:space="0" w:color="auto"/>
        <w:left w:val="none" w:sz="0" w:space="0" w:color="auto"/>
        <w:bottom w:val="none" w:sz="0" w:space="0" w:color="auto"/>
        <w:right w:val="none" w:sz="0" w:space="0" w:color="auto"/>
      </w:divBdr>
    </w:div>
    <w:div w:id="1838107670">
      <w:bodyDiv w:val="1"/>
      <w:marLeft w:val="0"/>
      <w:marRight w:val="0"/>
      <w:marTop w:val="0"/>
      <w:marBottom w:val="0"/>
      <w:divBdr>
        <w:top w:val="none" w:sz="0" w:space="0" w:color="auto"/>
        <w:left w:val="none" w:sz="0" w:space="0" w:color="auto"/>
        <w:bottom w:val="none" w:sz="0" w:space="0" w:color="auto"/>
        <w:right w:val="none" w:sz="0" w:space="0" w:color="auto"/>
      </w:divBdr>
    </w:div>
    <w:div w:id="1842430667">
      <w:bodyDiv w:val="1"/>
      <w:marLeft w:val="0"/>
      <w:marRight w:val="0"/>
      <w:marTop w:val="0"/>
      <w:marBottom w:val="0"/>
      <w:divBdr>
        <w:top w:val="none" w:sz="0" w:space="0" w:color="auto"/>
        <w:left w:val="none" w:sz="0" w:space="0" w:color="auto"/>
        <w:bottom w:val="none" w:sz="0" w:space="0" w:color="auto"/>
        <w:right w:val="none" w:sz="0" w:space="0" w:color="auto"/>
      </w:divBdr>
    </w:div>
    <w:div w:id="1893998085">
      <w:bodyDiv w:val="1"/>
      <w:marLeft w:val="0"/>
      <w:marRight w:val="0"/>
      <w:marTop w:val="0"/>
      <w:marBottom w:val="0"/>
      <w:divBdr>
        <w:top w:val="none" w:sz="0" w:space="0" w:color="auto"/>
        <w:left w:val="none" w:sz="0" w:space="0" w:color="auto"/>
        <w:bottom w:val="none" w:sz="0" w:space="0" w:color="auto"/>
        <w:right w:val="none" w:sz="0" w:space="0" w:color="auto"/>
      </w:divBdr>
    </w:div>
    <w:div w:id="1902986481">
      <w:bodyDiv w:val="1"/>
      <w:marLeft w:val="0"/>
      <w:marRight w:val="0"/>
      <w:marTop w:val="0"/>
      <w:marBottom w:val="0"/>
      <w:divBdr>
        <w:top w:val="none" w:sz="0" w:space="0" w:color="auto"/>
        <w:left w:val="none" w:sz="0" w:space="0" w:color="auto"/>
        <w:bottom w:val="none" w:sz="0" w:space="0" w:color="auto"/>
        <w:right w:val="none" w:sz="0" w:space="0" w:color="auto"/>
      </w:divBdr>
    </w:div>
    <w:div w:id="1914387500">
      <w:bodyDiv w:val="1"/>
      <w:marLeft w:val="0"/>
      <w:marRight w:val="0"/>
      <w:marTop w:val="0"/>
      <w:marBottom w:val="0"/>
      <w:divBdr>
        <w:top w:val="none" w:sz="0" w:space="0" w:color="auto"/>
        <w:left w:val="none" w:sz="0" w:space="0" w:color="auto"/>
        <w:bottom w:val="none" w:sz="0" w:space="0" w:color="auto"/>
        <w:right w:val="none" w:sz="0" w:space="0" w:color="auto"/>
      </w:divBdr>
    </w:div>
    <w:div w:id="1920410222">
      <w:bodyDiv w:val="1"/>
      <w:marLeft w:val="0"/>
      <w:marRight w:val="0"/>
      <w:marTop w:val="0"/>
      <w:marBottom w:val="0"/>
      <w:divBdr>
        <w:top w:val="none" w:sz="0" w:space="0" w:color="auto"/>
        <w:left w:val="none" w:sz="0" w:space="0" w:color="auto"/>
        <w:bottom w:val="none" w:sz="0" w:space="0" w:color="auto"/>
        <w:right w:val="none" w:sz="0" w:space="0" w:color="auto"/>
      </w:divBdr>
    </w:div>
    <w:div w:id="1987464050">
      <w:bodyDiv w:val="1"/>
      <w:marLeft w:val="0"/>
      <w:marRight w:val="0"/>
      <w:marTop w:val="0"/>
      <w:marBottom w:val="0"/>
      <w:divBdr>
        <w:top w:val="none" w:sz="0" w:space="0" w:color="auto"/>
        <w:left w:val="none" w:sz="0" w:space="0" w:color="auto"/>
        <w:bottom w:val="none" w:sz="0" w:space="0" w:color="auto"/>
        <w:right w:val="none" w:sz="0" w:space="0" w:color="auto"/>
      </w:divBdr>
    </w:div>
    <w:div w:id="2020617571">
      <w:bodyDiv w:val="1"/>
      <w:marLeft w:val="0"/>
      <w:marRight w:val="0"/>
      <w:marTop w:val="0"/>
      <w:marBottom w:val="0"/>
      <w:divBdr>
        <w:top w:val="none" w:sz="0" w:space="0" w:color="auto"/>
        <w:left w:val="none" w:sz="0" w:space="0" w:color="auto"/>
        <w:bottom w:val="none" w:sz="0" w:space="0" w:color="auto"/>
        <w:right w:val="none" w:sz="0" w:space="0" w:color="auto"/>
      </w:divBdr>
    </w:div>
    <w:div w:id="2053192134">
      <w:bodyDiv w:val="1"/>
      <w:marLeft w:val="0"/>
      <w:marRight w:val="0"/>
      <w:marTop w:val="0"/>
      <w:marBottom w:val="0"/>
      <w:divBdr>
        <w:top w:val="none" w:sz="0" w:space="0" w:color="auto"/>
        <w:left w:val="none" w:sz="0" w:space="0" w:color="auto"/>
        <w:bottom w:val="none" w:sz="0" w:space="0" w:color="auto"/>
        <w:right w:val="none" w:sz="0" w:space="0" w:color="auto"/>
      </w:divBdr>
    </w:div>
    <w:div w:id="2120637281">
      <w:bodyDiv w:val="1"/>
      <w:marLeft w:val="0"/>
      <w:marRight w:val="0"/>
      <w:marTop w:val="0"/>
      <w:marBottom w:val="0"/>
      <w:divBdr>
        <w:top w:val="none" w:sz="0" w:space="0" w:color="auto"/>
        <w:left w:val="none" w:sz="0" w:space="0" w:color="auto"/>
        <w:bottom w:val="none" w:sz="0" w:space="0" w:color="auto"/>
        <w:right w:val="none" w:sz="0" w:space="0" w:color="auto"/>
      </w:divBdr>
    </w:div>
    <w:div w:id="2125690937">
      <w:bodyDiv w:val="1"/>
      <w:marLeft w:val="0"/>
      <w:marRight w:val="0"/>
      <w:marTop w:val="0"/>
      <w:marBottom w:val="0"/>
      <w:divBdr>
        <w:top w:val="none" w:sz="0" w:space="0" w:color="auto"/>
        <w:left w:val="none" w:sz="0" w:space="0" w:color="auto"/>
        <w:bottom w:val="none" w:sz="0" w:space="0" w:color="auto"/>
        <w:right w:val="none" w:sz="0" w:space="0" w:color="auto"/>
      </w:divBdr>
    </w:div>
    <w:div w:id="214188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TGL70</b:Tag>
    <b:SourceType>JournalArticle</b:SourceType>
    <b:Guid>{BAFA7BC6-05E4-40F5-9E66-A50876CFDA02}</b:Guid>
    <b:Title>On the nature of superplastic deformation in the Mg-Al eutectic,</b:Title>
    <b:Year>1970</b:Year>
    <b:Author>
      <b:Author>
        <b:Corporate>T.G. Langdon, R.C. Gifkins,</b:Corporate>
      </b:Author>
    </b:Author>
    <b:JournalName>Scripta Metall</b:JournalName>
    <b:Pages>337-340</b:Pages>
    <b:RefOrder>1</b:RefOrder>
  </b:Source>
  <b:Source>
    <b:Tag>DAW69</b:Tag>
    <b:SourceType>JournalArticle</b:SourceType>
    <b:Guid>{84800B11-6B52-4DE3-A0B1-FF760EB3300A}</b:Guid>
    <b:Author>
      <b:Author>
        <b:NameList>
          <b:Person>
            <b:Last>Woodford</b:Last>
            <b:First>D.A.</b:First>
          </b:Person>
        </b:NameList>
      </b:Author>
    </b:Author>
    <b:Title>Strain-rate sensitivity as a measure of ductility</b:Title>
    <b:JournalName>ASM Trans. Quart. 62</b:JournalName>
    <b:Year>1969</b:Year>
    <b:Pages>291-293</b:Pages>
    <b:RefOrder>2</b:RefOrder>
  </b:Source>
  <b:Source>
    <b:Tag>FWa86</b:Tag>
    <b:SourceType>JournalArticle</b:SourceType>
    <b:Guid>{5321D771-DD87-4B3E-9F28-E8D44E4E35FA}</b:Guid>
    <b:Author>
      <b:Author>
        <b:Corporate>F. Wakai, S. Sakaguchi, Y. Matsuno</b:Corporate>
      </b:Author>
    </b:Author>
    <b:Title>Superplasticity of yttria-stabilized tetragonal ZrO2</b:Title>
    <b:JournalName> Adv. Ceram. Mater. 1</b:JournalName>
    <b:Year>1986</b:Year>
    <b:Pages>259-263</b:Pages>
    <b:RefOrder>4</b:RefOrder>
  </b:Source>
  <b:Source>
    <b:Tag>Ant16</b:Tag>
    <b:SourceType>ConferenceProceedings</b:SourceType>
    <b:Guid>{313B9BDE-C4B6-4E14-BE5F-DBECB9C15270}</b:Guid>
    <b:Title>Biomedical Titanium alloy prostheses manufacturing by means of Superplastic and Incremental Forming processes</b:Title>
    <b:Year>2016</b:Year>
    <b:Author>
      <b:Author>
        <b:Corporate>Antonio Piccininni, Francesco Gagliardi, Pasquale Guglielmi, Luigi De Napoli, Giuseppina Ambrogio, Donato Sorgente and Gianfranco Palumbo</b:Corporate>
      </b:Author>
    </b:Author>
    <b:ConferenceName>NUMIFORM 2016: The 12th International Conference on Numerical Methods in Industrial Forming Processes</b:ConferenceName>
    <b:RefOrder>5</b:RefOrder>
  </b:Source>
  <b:Source>
    <b:Tag>EMT98</b:Tag>
    <b:SourceType>JournalArticle</b:SourceType>
    <b:Guid>{F595F3BD-D30D-4432-86C3-53CA639BE336}</b:Guid>
    <b:Author>
      <b:Author>
        <b:Corporate>E.M. Taleff, G.A. Henshall, T.G. Nieh, D.R. Lesuer, J. Wadsworth</b:Corporate>
      </b:Author>
    </b:Author>
    <b:Title>Warm-temperature tensile in Al-Mg alloys</b:Title>
    <b:JournalName>Metall. Mater. Trans. A 29A</b:JournalName>
    <b:Year>1998</b:Year>
    <b:Pages>1081-1091</b:Pages>
    <b:RefOrder>3</b:RefOrder>
  </b:Source>
  <b:Source>
    <b:Tag>Чум05</b:Tag>
    <b:SourceType>Book</b:SourceType>
    <b:Guid>{8C0B58C1-4BB7-4730-B0C0-25E8EEBE8083}</b:Guid>
    <b:Title>Математическое моделирование течение металла при прокатке</b:Title>
    <b:Year>2005</b:Year>
    <b:City>Москва</b:City>
    <b:Author>
      <b:Author>
        <b:Corporate>Чумаченко Е.Н., Логашина И.В.</b:Corporate>
      </b:Author>
    </b:Author>
    <b:Publisher>Московский институт электроники и математики</b:Publisher>
    <b:RefOrder>6</b:RefOrder>
  </b:Source>
  <b:Source>
    <b:Tag>Bac64</b:Tag>
    <b:SourceType>JournalArticle</b:SourceType>
    <b:Guid>{546BB78B-0673-4870-811F-02D1C21A07B8}</b:Guid>
    <b:Author>
      <b:Author>
        <b:Corporate>Backofen, W.A., Turner, I.R., Avery, D.H</b:Corporate>
      </b:Author>
    </b:Author>
    <b:Title>Superplasticity in an Al–Zn alloy</b:Title>
    <b:Year>1964</b:Year>
    <b:JournalName>Trans. ASM 57 (4)</b:JournalName>
    <b:Pages>980-990</b:Pages>
    <b:RefOrder>7</b:RefOrder>
  </b:Source>
  <b:Source>
    <b:Tag>SAA14</b:Tag>
    <b:SourceType>JournalArticle</b:SourceType>
    <b:Guid>{54EA16A0-642F-4CAA-A112-8E56894FD3CF}</b:Guid>
    <b:Title>Determination of optimal gas forming conditions from free bulging</b:Title>
    <b:JournalName>Journal of Materials Processing Technology 217</b:JournalName>
    <b:Year>2014</b:Year>
    <b:Pages>158-164</b:Pages>
    <b:Author>
      <b:Author>
        <b:Corporate>S.A. Aksenov, E.N. Chumachenko, A.V. Kolesnikov, S.A. Osipov</b:Corporate>
      </b:Author>
    </b:Author>
    <b:RefOrder>8</b:RefOrder>
  </b:Source>
  <b:Source>
    <b:Tag>AAK02</b:Tag>
    <b:SourceType>JournalArticle</b:SourceType>
    <b:Guid>{5A8F04DE-CD08-498C-B9DC-8B19C9BA5B1A}</b:Guid>
    <b:Author>
      <b:Author>
        <b:Corporate>A.A. Kruglov, F.U. Enikeev, R.Ya. Lutfullin</b:Corporate>
      </b:Author>
    </b:Author>
    <b:Title>Superplastic forming of a spherical shell out a welded envelope</b:Title>
    <b:JournalName>Materials Science and Engineering A323</b:JournalName>
    <b:Year>2002</b:Year>
    <b:Pages>416-426</b:Pages>
    <b:RefOrder>9</b:RefOrder>
  </b:Source>
</b:Sources>
</file>

<file path=customXml/itemProps1.xml><?xml version="1.0" encoding="utf-8"?>
<ds:datastoreItem xmlns:ds="http://schemas.openxmlformats.org/officeDocument/2006/customXml" ds:itemID="{AFD11C6A-276A-44CB-8129-6AFD94784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21</Pages>
  <Words>3493</Words>
  <Characters>19914</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Евтеева Марина Леонидовна</dc:creator>
  <cp:keywords/>
  <dc:description/>
  <cp:lastModifiedBy>Stanislav Bober</cp:lastModifiedBy>
  <cp:revision>22</cp:revision>
  <dcterms:created xsi:type="dcterms:W3CDTF">2017-05-05T13:39:00Z</dcterms:created>
  <dcterms:modified xsi:type="dcterms:W3CDTF">2017-05-08T15:34:00Z</dcterms:modified>
</cp:coreProperties>
</file>